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16C0" w14:textId="77777777" w:rsidR="00A61BF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sdt>
        <w:sdtPr>
          <w:tag w:val="goog_rdk_2"/>
          <w:id w:val="-1216192947"/>
        </w:sdtPr>
        <w:sdtContent>
          <w:customXmlInsRangeStart w:id="0" w:author="Anh Thơ Nguyễn" w:date="2023-10-22T17:18:00Z"/>
          <w:sdt>
            <w:sdtPr>
              <w:tag w:val="goog_rdk_3"/>
              <w:id w:val="525831205"/>
            </w:sdtPr>
            <w:sdtContent>
              <w:customXmlInsRangeEnd w:id="0"/>
              <w:ins w:id="1" w:author="Anh Thơ Nguyễn" w:date="2023-10-22T17:18:00Z">
                <w:del w:id="2" w:author="Thy Nguyen" w:date="2023-11-08T02:34:00Z">
                  <w:r w:rsidR="00A578FC"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delText>f</w:delText>
                  </w:r>
                </w:del>
              </w:ins>
              <w:customXmlInsRangeStart w:id="3" w:author="Anh Thơ Nguyễn" w:date="2023-10-22T17:18:00Z"/>
            </w:sdtContent>
          </w:sdt>
          <w:customXmlInsRangeEnd w:id="3"/>
        </w:sdtContent>
      </w:sdt>
    </w:p>
    <w:tbl>
      <w:tblPr>
        <w:tblStyle w:val="a"/>
        <w:tblW w:w="10366" w:type="dxa"/>
        <w:tblInd w:w="-18" w:type="dxa"/>
        <w:tblLayout w:type="fixed"/>
        <w:tblLook w:val="0000" w:firstRow="0" w:lastRow="0" w:firstColumn="0" w:lastColumn="0" w:noHBand="0" w:noVBand="0"/>
      </w:tblPr>
      <w:tblGrid>
        <w:gridCol w:w="4400"/>
        <w:gridCol w:w="5966"/>
      </w:tblGrid>
      <w:tr w:rsidR="00A61BF1" w14:paraId="26817C4B" w14:textId="77777777">
        <w:tc>
          <w:tcPr>
            <w:tcW w:w="4400" w:type="dxa"/>
          </w:tcPr>
          <w:p w14:paraId="64C375F3" w14:textId="19B11998" w:rsidR="00A61BF1" w:rsidRDefault="00A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CÔNG TY </w:t>
            </w:r>
            <w:r w:rsidR="00332AC4">
              <w:rPr>
                <w:b/>
                <w:color w:val="000000"/>
              </w:rPr>
              <w:t>CỔ PHẦN RIOMIO</w:t>
            </w:r>
          </w:p>
          <w:p w14:paraId="3990DFF1" w14:textId="39624079" w:rsidR="00A61BF1" w:rsidRDefault="00A61B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5966" w:type="dxa"/>
          </w:tcPr>
          <w:p w14:paraId="05EBF347" w14:textId="77777777" w:rsidR="00A61BF1" w:rsidRDefault="00A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CỘNG HOÀ XÃ HỘI CHỦ NGHĨA VIỆT NAM</w:t>
            </w:r>
          </w:p>
          <w:p w14:paraId="47E08C49" w14:textId="77777777" w:rsidR="00A61BF1" w:rsidRDefault="00A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Độc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lập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–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Tự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do –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Hạnh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phúc</w:t>
            </w:r>
            <w:proofErr w:type="spellEnd"/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AABD2C1" wp14:editId="0CC11580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203200</wp:posOffset>
                      </wp:positionV>
                      <wp:extent cx="635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413820" y="3776825"/>
                                <a:ext cx="186436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203200</wp:posOffset>
                      </wp:positionV>
                      <wp:extent cx="635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C72ADC8" w14:textId="0F8E2160" w:rsidR="00A61BF1" w:rsidRDefault="00A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</w:rPr>
              <w:t xml:space="preserve">TP. </w:t>
            </w:r>
            <w:r w:rsidR="003B0A30">
              <w:rPr>
                <w:i/>
                <w:color w:val="000000"/>
              </w:rPr>
              <w:t>Hà  Nội</w:t>
            </w:r>
            <w:r>
              <w:rPr>
                <w:i/>
                <w:color w:val="000000"/>
              </w:rPr>
              <w:t xml:space="preserve">, </w:t>
            </w:r>
            <w:proofErr w:type="spellStart"/>
            <w:r>
              <w:rPr>
                <w:i/>
                <w:color w:val="000000"/>
              </w:rPr>
              <w:t>ngày</w:t>
            </w:r>
            <w:proofErr w:type="spellEnd"/>
            <w:r>
              <w:rPr>
                <w:i/>
                <w:color w:val="000000"/>
              </w:rPr>
              <w:t xml:space="preserve"> 0</w:t>
            </w:r>
            <w:r w:rsidR="003B0A30">
              <w:rPr>
                <w:i/>
                <w:color w:val="000000"/>
              </w:rPr>
              <w:t>1</w:t>
            </w:r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tháng</w:t>
            </w:r>
            <w:proofErr w:type="spellEnd"/>
            <w:r>
              <w:rPr>
                <w:i/>
                <w:color w:val="000000"/>
              </w:rPr>
              <w:t xml:space="preserve"> 0</w:t>
            </w:r>
            <w:r w:rsidR="003B0A30">
              <w:rPr>
                <w:i/>
                <w:color w:val="000000"/>
              </w:rPr>
              <w:t>1</w:t>
            </w:r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năm</w:t>
            </w:r>
            <w:proofErr w:type="spellEnd"/>
            <w:r>
              <w:rPr>
                <w:i/>
                <w:color w:val="000000"/>
              </w:rPr>
              <w:t xml:space="preserve"> 20</w:t>
            </w:r>
            <w:r w:rsidR="003B0A30">
              <w:rPr>
                <w:i/>
                <w:color w:val="000000"/>
              </w:rPr>
              <w:t>26</w:t>
            </w:r>
          </w:p>
        </w:tc>
      </w:tr>
    </w:tbl>
    <w:p w14:paraId="508A0A48" w14:textId="77777777" w:rsidR="00A61BF1" w:rsidRDefault="00A61B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AB95F78" w14:textId="77777777" w:rsidR="00A61BF1" w:rsidRDefault="00A578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THỎA ƯỚC LAO ĐỘNG TẬP THỂ</w:t>
      </w:r>
    </w:p>
    <w:p w14:paraId="14906D57" w14:textId="77777777" w:rsidR="00A61BF1" w:rsidRDefault="00A61BF1">
      <w:pPr>
        <w:shd w:val="clear" w:color="auto" w:fill="FFFFFF"/>
        <w:spacing w:line="360" w:lineRule="auto"/>
        <w:ind w:left="0" w:hanging="2"/>
        <w:rPr>
          <w:color w:val="000000"/>
        </w:rPr>
      </w:pPr>
    </w:p>
    <w:p w14:paraId="03BF67EB" w14:textId="77777777" w:rsidR="00A61BF1" w:rsidRDefault="00A578FC">
      <w:pPr>
        <w:shd w:val="clear" w:color="auto" w:fill="FFFFFF"/>
        <w:spacing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- Căn </w:t>
      </w:r>
      <w:proofErr w:type="spellStart"/>
      <w:r>
        <w:rPr>
          <w:color w:val="000000"/>
        </w:rPr>
        <w:t>cứ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Lao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45/2019/QH14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20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11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2019</w:t>
      </w:r>
      <w:r>
        <w:rPr>
          <w:color w:val="000000"/>
        </w:rPr>
        <w:br/>
        <w:t xml:space="preserve">- Căn </w:t>
      </w:r>
      <w:proofErr w:type="spellStart"/>
      <w:r>
        <w:rPr>
          <w:color w:val="000000"/>
        </w:rPr>
        <w:t>cứ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145/2020/NĐ-CP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14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2020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 xml:space="preserve">- Căn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Thông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 10/2020/TT-BLĐTBXH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11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2020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Lao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.</w:t>
      </w:r>
    </w:p>
    <w:p w14:paraId="61025685" w14:textId="77777777" w:rsidR="00A61BF1" w:rsidRDefault="00A578FC">
      <w:pPr>
        <w:spacing w:line="360" w:lineRule="auto"/>
        <w:ind w:left="0" w:hanging="2"/>
      </w:pPr>
      <w:r>
        <w:rPr>
          <w:color w:val="000000"/>
          <w:highlight w:val="white"/>
        </w:rPr>
        <w:t xml:space="preserve">         Căn </w:t>
      </w:r>
      <w:proofErr w:type="spellStart"/>
      <w:r>
        <w:rPr>
          <w:color w:val="000000"/>
          <w:highlight w:val="white"/>
        </w:rPr>
        <w:t>cứ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sự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thoả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thuận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giữa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sử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dụng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tập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lấy</w:t>
      </w:r>
      <w:proofErr w:type="spellEnd"/>
      <w:r>
        <w:rPr>
          <w:color w:val="000000"/>
          <w:highlight w:val="white"/>
        </w:rPr>
        <w:t xml:space="preserve"> ý </w:t>
      </w:r>
      <w:proofErr w:type="spellStart"/>
      <w:r>
        <w:rPr>
          <w:color w:val="000000"/>
          <w:highlight w:val="white"/>
        </w:rPr>
        <w:t>kiến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tập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doanh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t>;</w:t>
      </w:r>
      <w:r>
        <w:rPr>
          <w:color w:val="000000"/>
          <w:highlight w:val="white"/>
        </w:rPr>
        <w:br/>
        <w:t> </w:t>
      </w:r>
      <w:r>
        <w:rPr>
          <w:color w:val="000000"/>
          <w:highlight w:val="white"/>
        </w:rPr>
        <w:br/>
        <w:t xml:space="preserve">          </w:t>
      </w:r>
      <w:proofErr w:type="spellStart"/>
      <w:r>
        <w:rPr>
          <w:color w:val="000000"/>
          <w:highlight w:val="white"/>
        </w:rPr>
        <w:t>Để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đảm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bảo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quyền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nghĩa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pháp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mỗi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hệ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chúng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tôi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gồm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>:</w:t>
      </w:r>
      <w:r>
        <w:rPr>
          <w:color w:val="000000"/>
          <w:highlight w:val="white"/>
        </w:rPr>
        <w:br/>
        <w:t>   </w:t>
      </w:r>
      <w:r>
        <w:rPr>
          <w:b/>
          <w:color w:val="000000"/>
          <w:highlight w:val="white"/>
        </w:rPr>
        <w:t xml:space="preserve">   1. </w:t>
      </w:r>
      <w:proofErr w:type="spellStart"/>
      <w:r>
        <w:rPr>
          <w:b/>
          <w:color w:val="000000"/>
          <w:highlight w:val="white"/>
        </w:rPr>
        <w:t>Đại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diện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người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sử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dụng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lao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động</w:t>
      </w:r>
      <w:proofErr w:type="spellEnd"/>
      <w:r>
        <w:rPr>
          <w:b/>
          <w:color w:val="000000"/>
          <w:highlight w:val="white"/>
        </w:rPr>
        <w:t xml:space="preserve"> (NSDLĐ):</w:t>
      </w:r>
    </w:p>
    <w:p w14:paraId="31BE1657" w14:textId="2ACC025B" w:rsidR="00A61BF1" w:rsidRDefault="00A578FC">
      <w:pPr>
        <w:shd w:val="clear" w:color="auto" w:fill="FFFFFF"/>
        <w:spacing w:line="360" w:lineRule="auto"/>
        <w:ind w:left="0" w:hanging="2"/>
        <w:rPr>
          <w:color w:val="000000"/>
        </w:rPr>
      </w:pPr>
      <w:proofErr w:type="spellStart"/>
      <w:r>
        <w:rPr>
          <w:b/>
          <w:color w:val="000000"/>
        </w:rPr>
        <w:t>Ông</w:t>
      </w:r>
      <w:proofErr w:type="spellEnd"/>
      <w:r w:rsidR="00C30CE7">
        <w:rPr>
          <w:b/>
          <w:color w:val="000000"/>
        </w:rPr>
        <w:t>:</w:t>
      </w:r>
      <w:r w:rsidR="00C30CE7" w:rsidRPr="00C30CE7">
        <w:rPr>
          <w:b/>
          <w:bCs/>
          <w:position w:val="0"/>
          <w:lang w:val="en-US" w:eastAsia="en-US"/>
        </w:rPr>
        <w:t xml:space="preserve"> HOÀNG VĂN VIỆT</w:t>
      </w:r>
      <w:r w:rsidR="00C30CE7">
        <w:rPr>
          <w:b/>
          <w:color w:val="000000"/>
        </w:rPr>
        <w:t xml:space="preserve"> </w:t>
      </w:r>
      <w:r>
        <w:rPr>
          <w:b/>
          <w:color w:val="000000"/>
        </w:rPr>
        <w:t>– 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 </w:t>
      </w:r>
      <w:r>
        <w:rPr>
          <w:color w:val="000000"/>
        </w:rPr>
        <w:br/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: </w:t>
      </w:r>
      <w:proofErr w:type="spellStart"/>
      <w:r w:rsidR="00C30CE7">
        <w:rPr>
          <w:color w:val="000000"/>
        </w:rPr>
        <w:t>Giám</w:t>
      </w:r>
      <w:proofErr w:type="spellEnd"/>
      <w:r w:rsidR="00C30CE7">
        <w:rPr>
          <w:color w:val="000000"/>
        </w:rPr>
        <w:t xml:space="preserve"> </w:t>
      </w:r>
      <w:proofErr w:type="spellStart"/>
      <w:r w:rsidR="00C30CE7">
        <w:rPr>
          <w:color w:val="000000"/>
        </w:rPr>
        <w:t>đốc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: </w:t>
      </w:r>
      <w:proofErr w:type="spellStart"/>
      <w:r w:rsidR="00341C58">
        <w:rPr>
          <w:color w:val="000000"/>
        </w:rPr>
        <w:t>Số</w:t>
      </w:r>
      <w:proofErr w:type="spellEnd"/>
      <w:r w:rsidR="00341C58">
        <w:rPr>
          <w:color w:val="000000"/>
        </w:rPr>
        <w:t xml:space="preserve"> </w:t>
      </w:r>
      <w:proofErr w:type="spellStart"/>
      <w:r w:rsidR="00341C58">
        <w:rPr>
          <w:color w:val="000000"/>
        </w:rPr>
        <w:t>nhà</w:t>
      </w:r>
      <w:proofErr w:type="spellEnd"/>
      <w:r w:rsidR="00341C58">
        <w:rPr>
          <w:color w:val="000000"/>
        </w:rPr>
        <w:t xml:space="preserve"> B12 -TT7 </w:t>
      </w:r>
      <w:proofErr w:type="spellStart"/>
      <w:r w:rsidR="00341C58">
        <w:rPr>
          <w:color w:val="000000"/>
        </w:rPr>
        <w:t>đường</w:t>
      </w:r>
      <w:proofErr w:type="spellEnd"/>
      <w:r w:rsidR="00341C58">
        <w:rPr>
          <w:color w:val="000000"/>
        </w:rPr>
        <w:t xml:space="preserve"> Nguyễn Sơn Hà, KĐT Văn Quán, </w:t>
      </w:r>
      <w:proofErr w:type="spellStart"/>
      <w:r w:rsidR="00341C58">
        <w:rPr>
          <w:color w:val="000000"/>
        </w:rPr>
        <w:t>Phường</w:t>
      </w:r>
      <w:proofErr w:type="spellEnd"/>
      <w:r w:rsidR="00341C58">
        <w:rPr>
          <w:color w:val="000000"/>
        </w:rPr>
        <w:t xml:space="preserve"> Hà Đông, Hà </w:t>
      </w:r>
      <w:proofErr w:type="spellStart"/>
      <w:r w:rsidR="00341C58">
        <w:rPr>
          <w:color w:val="000000"/>
        </w:rPr>
        <w:t>Nội</w:t>
      </w:r>
      <w:proofErr w:type="spellEnd"/>
      <w:r>
        <w:rPr>
          <w:color w:val="000000"/>
        </w:rPr>
        <w:br/>
      </w:r>
      <w:proofErr w:type="spellStart"/>
      <w:r w:rsidR="00341C58">
        <w:rPr>
          <w:color w:val="000000"/>
        </w:rPr>
        <w:t>Mã</w:t>
      </w:r>
      <w:proofErr w:type="spellEnd"/>
      <w:r w:rsidR="00341C58">
        <w:rPr>
          <w:color w:val="000000"/>
        </w:rPr>
        <w:t xml:space="preserve"> </w:t>
      </w:r>
      <w:proofErr w:type="spellStart"/>
      <w:r w:rsidR="00341C58">
        <w:rPr>
          <w:color w:val="000000"/>
        </w:rPr>
        <w:t>số</w:t>
      </w:r>
      <w:proofErr w:type="spellEnd"/>
      <w:r w:rsidR="00341C58">
        <w:rPr>
          <w:color w:val="000000"/>
        </w:rPr>
        <w:t xml:space="preserve"> </w:t>
      </w:r>
      <w:proofErr w:type="spellStart"/>
      <w:r w:rsidR="00341C58">
        <w:rPr>
          <w:color w:val="000000"/>
        </w:rPr>
        <w:t>thuế</w:t>
      </w:r>
      <w:proofErr w:type="spellEnd"/>
      <w:r>
        <w:rPr>
          <w:color w:val="000000"/>
        </w:rPr>
        <w:t xml:space="preserve">: </w:t>
      </w:r>
      <w:r w:rsidR="00341C58">
        <w:rPr>
          <w:color w:val="000000"/>
        </w:rPr>
        <w:t>0109531866</w:t>
      </w:r>
    </w:p>
    <w:p w14:paraId="646BE244" w14:textId="5D934CC2" w:rsidR="00A61BF1" w:rsidRDefault="00A578FC">
      <w:pPr>
        <w:shd w:val="clear" w:color="auto" w:fill="FFFFFF"/>
        <w:spacing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ĐTDĐ: </w:t>
      </w:r>
      <w:r w:rsidR="00341C58">
        <w:rPr>
          <w:color w:val="000000"/>
        </w:rPr>
        <w:t>0944531866</w:t>
      </w:r>
    </w:p>
    <w:p w14:paraId="19D442AA" w14:textId="77777777" w:rsidR="00A61BF1" w:rsidRDefault="00A578FC">
      <w:pPr>
        <w:spacing w:line="360" w:lineRule="auto"/>
        <w:ind w:left="0" w:hanging="2"/>
      </w:pPr>
      <w:r>
        <w:rPr>
          <w:b/>
          <w:color w:val="000000"/>
          <w:highlight w:val="white"/>
        </w:rPr>
        <w:t xml:space="preserve">      2. </w:t>
      </w:r>
      <w:proofErr w:type="spellStart"/>
      <w:r>
        <w:rPr>
          <w:b/>
          <w:color w:val="000000"/>
          <w:highlight w:val="white"/>
        </w:rPr>
        <w:t>Đại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diện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tập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thể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lao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động</w:t>
      </w:r>
      <w:proofErr w:type="spellEnd"/>
      <w:r>
        <w:rPr>
          <w:b/>
          <w:color w:val="000000"/>
          <w:highlight w:val="white"/>
        </w:rPr>
        <w:t>:</w:t>
      </w:r>
    </w:p>
    <w:p w14:paraId="7F0E462D" w14:textId="5869FD54" w:rsidR="00A61BF1" w:rsidRDefault="00A578FC">
      <w:pPr>
        <w:shd w:val="clear" w:color="auto" w:fill="FFFFFF"/>
        <w:spacing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proofErr w:type="spellStart"/>
      <w:r>
        <w:rPr>
          <w:color w:val="000000"/>
        </w:rPr>
        <w:t>Họ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: </w:t>
      </w:r>
      <w:r w:rsidR="00C30CE7" w:rsidRPr="00255E74">
        <w:rPr>
          <w:b/>
          <w:bCs/>
        </w:rPr>
        <w:t xml:space="preserve">Lê Thị Thanh </w:t>
      </w:r>
      <w:proofErr w:type="spellStart"/>
      <w:r w:rsidR="00C30CE7" w:rsidRPr="00255E74">
        <w:rPr>
          <w:b/>
          <w:bCs/>
        </w:rPr>
        <w:t>Thủy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: </w:t>
      </w:r>
      <w:proofErr w:type="spellStart"/>
      <w:r w:rsidR="00C30CE7" w:rsidRPr="00255E74">
        <w:rPr>
          <w:b/>
          <w:bCs/>
        </w:rPr>
        <w:t>Trưởng</w:t>
      </w:r>
      <w:proofErr w:type="spellEnd"/>
      <w:r w:rsidR="00C30CE7" w:rsidRPr="00255E74">
        <w:rPr>
          <w:b/>
          <w:bCs/>
        </w:rPr>
        <w:t xml:space="preserve"> ban </w:t>
      </w:r>
      <w:proofErr w:type="spellStart"/>
      <w:r w:rsidR="00C30CE7" w:rsidRPr="00255E74">
        <w:rPr>
          <w:b/>
          <w:bCs/>
        </w:rPr>
        <w:t>đại</w:t>
      </w:r>
      <w:proofErr w:type="spellEnd"/>
      <w:r w:rsidR="00C30CE7" w:rsidRPr="00255E74">
        <w:rPr>
          <w:b/>
          <w:bCs/>
        </w:rPr>
        <w:t xml:space="preserve"> </w:t>
      </w:r>
      <w:proofErr w:type="spellStart"/>
      <w:r w:rsidR="00C30CE7" w:rsidRPr="00255E74">
        <w:rPr>
          <w:b/>
          <w:bCs/>
        </w:rPr>
        <w:t>diện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: </w:t>
      </w:r>
      <w:r>
        <w:rPr>
          <w:color w:val="000000"/>
        </w:rPr>
        <w:br/>
      </w:r>
      <w:r w:rsidR="00C30CE7">
        <w:rPr>
          <w:color w:val="000000"/>
        </w:rPr>
        <w:t xml:space="preserve">CCCD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: </w:t>
      </w:r>
      <w:r>
        <w:rPr>
          <w:color w:val="000000"/>
        </w:rPr>
        <w:br/>
        <w:t xml:space="preserve">ĐTDĐ: </w:t>
      </w:r>
    </w:p>
    <w:p w14:paraId="61A7250E" w14:textId="77777777" w:rsidR="00A61BF1" w:rsidRDefault="00A578FC">
      <w:pPr>
        <w:spacing w:line="360" w:lineRule="auto"/>
        <w:ind w:left="0" w:hanging="2"/>
      </w:pPr>
      <w:r>
        <w:rPr>
          <w:color w:val="000000"/>
          <w:highlight w:val="white"/>
        </w:rPr>
        <w:t xml:space="preserve">         Hai </w:t>
      </w:r>
      <w:proofErr w:type="spellStart"/>
      <w:r>
        <w:rPr>
          <w:color w:val="000000"/>
          <w:highlight w:val="white"/>
        </w:rPr>
        <w:t>bên</w:t>
      </w:r>
      <w:proofErr w:type="spellEnd"/>
      <w:r>
        <w:rPr>
          <w:color w:val="000000"/>
          <w:highlight w:val="white"/>
        </w:rPr>
        <w:t xml:space="preserve"> cam </w:t>
      </w:r>
      <w:proofErr w:type="spellStart"/>
      <w:r>
        <w:rPr>
          <w:color w:val="000000"/>
          <w:highlight w:val="white"/>
        </w:rPr>
        <w:t>kết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đúng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pháp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luật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cùng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nhau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thoả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thuận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Thỏa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ước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tập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doanh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với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điều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khoản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như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sau</w:t>
      </w:r>
      <w:proofErr w:type="spellEnd"/>
      <w:r>
        <w:rPr>
          <w:color w:val="000000"/>
          <w:highlight w:val="white"/>
        </w:rPr>
        <w:t>:</w:t>
      </w:r>
    </w:p>
    <w:p w14:paraId="64457BE6" w14:textId="77777777" w:rsidR="00A61BF1" w:rsidRDefault="00A578FC">
      <w:pPr>
        <w:shd w:val="clear" w:color="auto" w:fill="FFFFFF"/>
        <w:spacing w:line="360" w:lineRule="auto"/>
        <w:ind w:left="0" w:hanging="2"/>
        <w:jc w:val="center"/>
        <w:rPr>
          <w:rFonts w:ascii="Arial" w:eastAsia="Arial" w:hAnsi="Arial" w:cs="Arial"/>
          <w:color w:val="222222"/>
          <w:sz w:val="18"/>
          <w:szCs w:val="18"/>
        </w:rPr>
      </w:pPr>
      <w:proofErr w:type="spellStart"/>
      <w:r>
        <w:rPr>
          <w:b/>
          <w:color w:val="000000"/>
        </w:rPr>
        <w:t>Chương</w:t>
      </w:r>
      <w:proofErr w:type="spellEnd"/>
      <w:r>
        <w:rPr>
          <w:b/>
          <w:color w:val="000000"/>
        </w:rPr>
        <w:t xml:space="preserve"> I</w:t>
      </w:r>
      <w:r>
        <w:rPr>
          <w:color w:val="000000"/>
        </w:rPr>
        <w:br/>
      </w:r>
      <w:r>
        <w:rPr>
          <w:b/>
          <w:color w:val="000000"/>
        </w:rPr>
        <w:t>NHỮNG QUY ĐỊNH CHUNG</w:t>
      </w:r>
    </w:p>
    <w:p w14:paraId="58AF2362" w14:textId="77777777" w:rsidR="00A61BF1" w:rsidRDefault="00A578FC">
      <w:pPr>
        <w:spacing w:before="120" w:after="120" w:line="360" w:lineRule="auto"/>
        <w:ind w:left="0" w:hanging="2"/>
      </w:pP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1. Phạm vi </w:t>
      </w: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chỉnh</w:t>
      </w:r>
      <w:proofErr w:type="spellEnd"/>
    </w:p>
    <w:p w14:paraId="51ED57F8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proofErr w:type="spellStart"/>
      <w:r>
        <w:rPr>
          <w:color w:val="000000"/>
        </w:rPr>
        <w:t>Thoả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NSDLĐ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Lao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>.</w:t>
      </w:r>
    </w:p>
    <w:p w14:paraId="1954981E" w14:textId="77777777" w:rsidR="00A61BF1" w:rsidRDefault="00A578FC">
      <w:pPr>
        <w:spacing w:before="120" w:after="120" w:line="360" w:lineRule="auto"/>
        <w:ind w:left="0" w:hanging="2"/>
      </w:pP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2. </w:t>
      </w:r>
      <w:proofErr w:type="spellStart"/>
      <w:r>
        <w:rPr>
          <w:b/>
          <w:color w:val="000000"/>
          <w:highlight w:val="white"/>
        </w:rPr>
        <w:t>Đối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tượng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thi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hành</w:t>
      </w:r>
      <w:proofErr w:type="spellEnd"/>
    </w:p>
    <w:p w14:paraId="5D5C7443" w14:textId="00F81059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2.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(NLĐ)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ty, </w:t>
      </w:r>
      <w:proofErr w:type="spellStart"/>
      <w:r>
        <w:rPr>
          <w:color w:val="000000"/>
        </w:rPr>
        <w:t>kể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NLĐ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nghề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nghề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, NLĐ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thoả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3. Ban </w:t>
      </w:r>
      <w:proofErr w:type="spellStart"/>
      <w:r>
        <w:rPr>
          <w:color w:val="000000"/>
        </w:rPr>
        <w:t>chấp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Công </w:t>
      </w:r>
      <w:proofErr w:type="spellStart"/>
      <w:r>
        <w:rPr>
          <w:color w:val="000000"/>
        </w:rPr>
        <w:t>đoàn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/Ban </w:t>
      </w:r>
      <w:proofErr w:type="spellStart"/>
      <w:r>
        <w:rPr>
          <w:color w:val="000000"/>
        </w:rPr>
        <w:t>chấp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Công </w:t>
      </w:r>
      <w:proofErr w:type="spellStart"/>
      <w:r>
        <w:rPr>
          <w:color w:val="000000"/>
        </w:rPr>
        <w:t>đoàn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>).</w:t>
      </w:r>
    </w:p>
    <w:p w14:paraId="3EE5257A" w14:textId="77777777" w:rsidR="00A61BF1" w:rsidRDefault="00A578FC">
      <w:pPr>
        <w:spacing w:before="120" w:after="120" w:line="360" w:lineRule="auto"/>
        <w:ind w:left="0" w:hanging="2"/>
      </w:pP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3</w:t>
      </w:r>
      <w:r>
        <w:rPr>
          <w:color w:val="000000"/>
          <w:highlight w:val="white"/>
        </w:rPr>
        <w:t>. </w:t>
      </w:r>
      <w:proofErr w:type="spellStart"/>
      <w:r>
        <w:rPr>
          <w:b/>
          <w:color w:val="000000"/>
          <w:highlight w:val="white"/>
        </w:rPr>
        <w:t>Thời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hạn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của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thỏa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ước</w:t>
      </w:r>
      <w:proofErr w:type="spellEnd"/>
    </w:p>
    <w:p w14:paraId="77DB8BD0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kể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 xml:space="preserve">2. Sau 6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 xml:space="preserve">3. Khi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83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Lao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.</w:t>
      </w:r>
    </w:p>
    <w:p w14:paraId="3C8FAA3E" w14:textId="77777777" w:rsidR="00A61BF1" w:rsidRDefault="00A578FC">
      <w:pPr>
        <w:spacing w:before="120" w:after="120" w:line="360" w:lineRule="auto"/>
        <w:ind w:left="0" w:hanging="2"/>
      </w:pP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4</w:t>
      </w:r>
      <w:r>
        <w:rPr>
          <w:color w:val="000000"/>
          <w:highlight w:val="white"/>
        </w:rPr>
        <w:t>. </w:t>
      </w:r>
      <w:r>
        <w:rPr>
          <w:b/>
          <w:color w:val="000000"/>
          <w:highlight w:val="white"/>
        </w:rPr>
        <w:t xml:space="preserve">Cam </w:t>
      </w:r>
      <w:proofErr w:type="spellStart"/>
      <w:r>
        <w:rPr>
          <w:b/>
          <w:color w:val="000000"/>
          <w:highlight w:val="white"/>
        </w:rPr>
        <w:t>kết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của</w:t>
      </w:r>
      <w:proofErr w:type="spellEnd"/>
      <w:r>
        <w:rPr>
          <w:b/>
          <w:color w:val="000000"/>
          <w:highlight w:val="white"/>
        </w:rPr>
        <w:t xml:space="preserve"> NSDLĐ </w:t>
      </w:r>
      <w:proofErr w:type="spellStart"/>
      <w:r>
        <w:rPr>
          <w:b/>
          <w:color w:val="000000"/>
          <w:highlight w:val="white"/>
        </w:rPr>
        <w:t>bảo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đảm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quyền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hoạt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động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của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công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đoàn</w:t>
      </w:r>
      <w:proofErr w:type="spellEnd"/>
      <w:r>
        <w:rPr>
          <w:color w:val="000000"/>
          <w:highlight w:val="white"/>
        </w:rPr>
        <w:br/>
        <w:t xml:space="preserve">           NSDLĐ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trách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nhiệm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pháp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luật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về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quyền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đoàn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trích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nộp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phí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đoàn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đầy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đủ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tạo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điều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thuận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đoàn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hoạt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</w: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5</w:t>
      </w:r>
      <w:r>
        <w:rPr>
          <w:color w:val="000000"/>
          <w:highlight w:val="white"/>
        </w:rPr>
        <w:t>. </w:t>
      </w:r>
      <w:r>
        <w:rPr>
          <w:b/>
          <w:color w:val="000000"/>
          <w:highlight w:val="white"/>
        </w:rPr>
        <w:t xml:space="preserve">Cam </w:t>
      </w:r>
      <w:proofErr w:type="spellStart"/>
      <w:r>
        <w:rPr>
          <w:b/>
          <w:color w:val="000000"/>
          <w:highlight w:val="white"/>
        </w:rPr>
        <w:t>kết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của</w:t>
      </w:r>
      <w:proofErr w:type="spellEnd"/>
      <w:r>
        <w:rPr>
          <w:b/>
          <w:color w:val="000000"/>
          <w:highlight w:val="white"/>
        </w:rPr>
        <w:t xml:space="preserve"> NLĐ </w:t>
      </w:r>
      <w:proofErr w:type="spellStart"/>
      <w:r>
        <w:rPr>
          <w:b/>
          <w:color w:val="000000"/>
          <w:highlight w:val="white"/>
        </w:rPr>
        <w:t>về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việc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chấp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hành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Nội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quy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lao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động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của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doanh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br/>
        <w:t xml:space="preserve">           1. NLĐ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trách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nhiệm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chấp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hành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đúng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nội</w:t>
      </w:r>
      <w:proofErr w:type="spellEnd"/>
      <w:r>
        <w:rPr>
          <w:color w:val="000000"/>
          <w:highlight w:val="white"/>
        </w:rPr>
        <w:t xml:space="preserve"> dung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HĐLĐ, </w:t>
      </w:r>
      <w:proofErr w:type="spellStart"/>
      <w:r>
        <w:rPr>
          <w:color w:val="000000"/>
          <w:highlight w:val="white"/>
        </w:rPr>
        <w:t>Nội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Thoả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ước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tập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thể</w:t>
      </w:r>
      <w:proofErr w:type="spellEnd"/>
      <w:r>
        <w:rPr>
          <w:color w:val="000000"/>
          <w:highlight w:val="white"/>
        </w:rPr>
        <w:t>;</w:t>
      </w:r>
      <w:r>
        <w:rPr>
          <w:color w:val="000000"/>
          <w:highlight w:val="white"/>
        </w:rPr>
        <w:br/>
        <w:t xml:space="preserve">          2. </w:t>
      </w:r>
      <w:proofErr w:type="spellStart"/>
      <w:r>
        <w:rPr>
          <w:color w:val="000000"/>
          <w:highlight w:val="white"/>
        </w:rPr>
        <w:t>Thực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đúng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trình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xuất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đặc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biệt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trình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về</w:t>
      </w:r>
      <w:proofErr w:type="spellEnd"/>
      <w:r>
        <w:rPr>
          <w:color w:val="000000"/>
          <w:highlight w:val="white"/>
        </w:rPr>
        <w:t xml:space="preserve"> an </w:t>
      </w:r>
      <w:proofErr w:type="spellStart"/>
      <w:r>
        <w:rPr>
          <w:color w:val="000000"/>
          <w:highlight w:val="white"/>
        </w:rPr>
        <w:t>toàn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vệ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sinh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doanh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  <w:t xml:space="preserve">          3.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thần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trách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nhiệm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ý </w:t>
      </w:r>
      <w:proofErr w:type="spellStart"/>
      <w:r>
        <w:rPr>
          <w:color w:val="000000"/>
          <w:highlight w:val="white"/>
        </w:rPr>
        <w:t>thức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kỷ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luật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hạn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chế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đến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thấp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nhất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hư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hỏng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máy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móc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hàng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hoá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sản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phẩm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doanh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  <w:t xml:space="preserve">          4. </w:t>
      </w:r>
      <w:proofErr w:type="spellStart"/>
      <w:r>
        <w:rPr>
          <w:color w:val="000000"/>
          <w:highlight w:val="white"/>
        </w:rPr>
        <w:t>Phối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cùng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doanh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kế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hoạch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xuất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tiết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kiệm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nguyên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liệu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đảm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bảo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tiến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  <w:t xml:space="preserve">          5. </w:t>
      </w:r>
      <w:proofErr w:type="spellStart"/>
      <w:r>
        <w:rPr>
          <w:color w:val="000000"/>
          <w:highlight w:val="white"/>
        </w:rPr>
        <w:t>Không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đình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tranh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chấp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tập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pháp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luật</w:t>
      </w:r>
      <w:proofErr w:type="spellEnd"/>
      <w:r>
        <w:rPr>
          <w:color w:val="000000"/>
          <w:highlight w:val="white"/>
        </w:rPr>
        <w:t>.</w:t>
      </w:r>
    </w:p>
    <w:p w14:paraId="6E82D3C7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jc w:val="center"/>
        <w:rPr>
          <w:rFonts w:ascii="Arial" w:eastAsia="Arial" w:hAnsi="Arial" w:cs="Arial"/>
          <w:color w:val="222222"/>
          <w:sz w:val="18"/>
          <w:szCs w:val="18"/>
        </w:rPr>
      </w:pPr>
      <w:proofErr w:type="spellStart"/>
      <w:r>
        <w:rPr>
          <w:b/>
          <w:color w:val="000000"/>
        </w:rPr>
        <w:t>Chương</w:t>
      </w:r>
      <w:proofErr w:type="spellEnd"/>
      <w:r>
        <w:rPr>
          <w:b/>
          <w:color w:val="000000"/>
        </w:rPr>
        <w:t xml:space="preserve"> II.</w:t>
      </w:r>
      <w:r>
        <w:rPr>
          <w:color w:val="000000"/>
        </w:rPr>
        <w:br/>
      </w:r>
      <w:r>
        <w:rPr>
          <w:b/>
          <w:color w:val="000000"/>
        </w:rPr>
        <w:t>NỘI DUNG THOẢ ƯỚC LAO ĐỘNG TẬP THỂ</w:t>
      </w:r>
    </w:p>
    <w:p w14:paraId="2C036F88" w14:textId="6666EF67" w:rsidR="00A61BF1" w:rsidRDefault="00A578FC">
      <w:pPr>
        <w:spacing w:before="120" w:after="120" w:line="360" w:lineRule="auto"/>
        <w:ind w:left="0" w:hanging="2"/>
      </w:pP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 7. </w:t>
      </w:r>
      <w:proofErr w:type="spellStart"/>
      <w:r>
        <w:rPr>
          <w:b/>
          <w:color w:val="000000"/>
          <w:highlight w:val="white"/>
        </w:rPr>
        <w:t>Việc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làm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và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bảo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đảm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việc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làm</w:t>
      </w:r>
      <w:proofErr w:type="spellEnd"/>
      <w:r>
        <w:rPr>
          <w:color w:val="000000"/>
          <w:highlight w:val="white"/>
        </w:rPr>
        <w:br/>
        <w:t xml:space="preserve">          1. NSDLĐ </w:t>
      </w:r>
      <w:proofErr w:type="spellStart"/>
      <w:r>
        <w:rPr>
          <w:color w:val="000000"/>
          <w:highlight w:val="white"/>
        </w:rPr>
        <w:t>phải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đảm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bảo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suốt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  <w:t>          2.  </w:t>
      </w:r>
      <w:proofErr w:type="spellStart"/>
      <w:r>
        <w:rPr>
          <w:color w:val="000000"/>
          <w:highlight w:val="white"/>
        </w:rPr>
        <w:t>Thời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nghỉ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chờ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do </w:t>
      </w:r>
      <w:proofErr w:type="spellStart"/>
      <w:r>
        <w:rPr>
          <w:color w:val="000000"/>
          <w:highlight w:val="white"/>
        </w:rPr>
        <w:t>thiếu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đơn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hàng</w:t>
      </w:r>
      <w:proofErr w:type="spellEnd"/>
      <w:r>
        <w:rPr>
          <w:color w:val="000000"/>
          <w:highlight w:val="white"/>
        </w:rPr>
        <w:t xml:space="preserve"> hay do </w:t>
      </w:r>
      <w:proofErr w:type="spellStart"/>
      <w:r>
        <w:rPr>
          <w:color w:val="000000"/>
          <w:highlight w:val="white"/>
        </w:rPr>
        <w:t>ly</w:t>
      </w:r>
      <w:proofErr w:type="spellEnd"/>
      <w:r>
        <w:rPr>
          <w:color w:val="000000"/>
          <w:highlight w:val="white"/>
        </w:rPr>
        <w:t xml:space="preserve">́ do </w:t>
      </w:r>
      <w:proofErr w:type="spellStart"/>
      <w:r>
        <w:rPr>
          <w:color w:val="000000"/>
          <w:highlight w:val="white"/>
        </w:rPr>
        <w:t>khách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khác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như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điện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nước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thi</w:t>
      </w:r>
      <w:proofErr w:type="spellEnd"/>
      <w:r>
        <w:rPr>
          <w:color w:val="000000"/>
          <w:highlight w:val="white"/>
        </w:rPr>
        <w:t xml:space="preserve">̀ NLĐ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trả</w:t>
      </w:r>
      <w:proofErr w:type="spellEnd"/>
      <w:r>
        <w:rPr>
          <w:color w:val="000000"/>
          <w:highlight w:val="white"/>
        </w:rPr>
        <w:t xml:space="preserve"> 100% </w:t>
      </w:r>
      <w:proofErr w:type="spellStart"/>
      <w:r>
        <w:rPr>
          <w:color w:val="000000"/>
          <w:highlight w:val="white"/>
        </w:rPr>
        <w:t>tiền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nhưng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được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thấp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hơn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tối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thiểu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vùng</w:t>
      </w:r>
      <w:proofErr w:type="spellEnd"/>
      <w:r>
        <w:rPr>
          <w:color w:val="000000"/>
          <w:highlight w:val="white"/>
        </w:rPr>
        <w:t xml:space="preserve"> do </w:t>
      </w:r>
      <w:proofErr w:type="spellStart"/>
      <w:r>
        <w:rPr>
          <w:color w:val="000000"/>
          <w:highlight w:val="white"/>
        </w:rPr>
        <w:t>nha</w:t>
      </w:r>
      <w:proofErr w:type="spellEnd"/>
      <w:r>
        <w:rPr>
          <w:color w:val="000000"/>
          <w:highlight w:val="white"/>
        </w:rPr>
        <w:t xml:space="preserve">̀ </w:t>
      </w:r>
      <w:proofErr w:type="spellStart"/>
      <w:r>
        <w:rPr>
          <w:color w:val="000000"/>
          <w:highlight w:val="white"/>
        </w:rPr>
        <w:lastRenderedPageBreak/>
        <w:t>nước</w:t>
      </w:r>
      <w:proofErr w:type="spellEnd"/>
      <w:r>
        <w:rPr>
          <w:color w:val="000000"/>
          <w:highlight w:val="white"/>
        </w:rPr>
        <w:t xml:space="preserve"> qui </w:t>
      </w:r>
      <w:proofErr w:type="spellStart"/>
      <w:r>
        <w:rPr>
          <w:color w:val="000000"/>
          <w:highlight w:val="white"/>
        </w:rPr>
        <w:t>định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  <w:t xml:space="preserve">          3. NSDLĐ </w:t>
      </w:r>
      <w:proofErr w:type="spellStart"/>
      <w:r>
        <w:rPr>
          <w:color w:val="000000"/>
          <w:highlight w:val="white"/>
        </w:rPr>
        <w:t>sẽ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hỗ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trợ</w:t>
      </w:r>
      <w:proofErr w:type="spellEnd"/>
      <w:r>
        <w:rPr>
          <w:color w:val="000000"/>
          <w:highlight w:val="white"/>
        </w:rPr>
        <w:t xml:space="preserve"> 100% </w:t>
      </w:r>
      <w:proofErr w:type="spellStart"/>
      <w:r>
        <w:rPr>
          <w:color w:val="000000"/>
          <w:highlight w:val="white"/>
        </w:rPr>
        <w:t>học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phí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khi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tham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khoá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học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nghề</w:t>
      </w:r>
      <w:proofErr w:type="spellEnd"/>
      <w:r>
        <w:rPr>
          <w:color w:val="000000"/>
          <w:highlight w:val="white"/>
        </w:rPr>
        <w:t xml:space="preserve"> do DN </w:t>
      </w:r>
      <w:proofErr w:type="spellStart"/>
      <w:r>
        <w:rPr>
          <w:color w:val="000000"/>
          <w:highlight w:val="white"/>
        </w:rPr>
        <w:t>yêu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cầu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cam </w:t>
      </w:r>
      <w:proofErr w:type="spellStart"/>
      <w:r>
        <w:rPr>
          <w:color w:val="000000"/>
          <w:highlight w:val="white"/>
        </w:rPr>
        <w:t>kết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doanh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học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nghề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từ</w:t>
      </w:r>
      <w:proofErr w:type="spellEnd"/>
      <w:r>
        <w:rPr>
          <w:color w:val="000000"/>
          <w:highlight w:val="white"/>
        </w:rPr>
        <w:t xml:space="preserve"> 02 </w:t>
      </w:r>
      <w:proofErr w:type="spellStart"/>
      <w:r>
        <w:rPr>
          <w:color w:val="000000"/>
          <w:highlight w:val="white"/>
        </w:rPr>
        <w:t>năm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trở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lên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  <w:t xml:space="preserve">          4. NLĐ </w:t>
      </w:r>
      <w:proofErr w:type="spellStart"/>
      <w:r>
        <w:rPr>
          <w:color w:val="000000"/>
          <w:highlight w:val="white"/>
        </w:rPr>
        <w:t>hoàn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thành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tốt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nhiệm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giao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không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bị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xử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kỷ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luật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ký</w:t>
      </w:r>
      <w:proofErr w:type="spellEnd"/>
      <w:r>
        <w:rPr>
          <w:color w:val="000000"/>
          <w:highlight w:val="white"/>
        </w:rPr>
        <w:t xml:space="preserve"> HĐLĐ </w:t>
      </w:r>
      <w:proofErr w:type="spellStart"/>
      <w:r>
        <w:rPr>
          <w:color w:val="000000"/>
          <w:highlight w:val="white"/>
        </w:rPr>
        <w:t>khi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hạn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  <w:t xml:space="preserve">          5. NLĐ </w:t>
      </w:r>
      <w:proofErr w:type="spellStart"/>
      <w:r>
        <w:rPr>
          <w:color w:val="000000"/>
          <w:highlight w:val="white"/>
        </w:rPr>
        <w:t>tham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đình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pháp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luật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hạn</w:t>
      </w:r>
      <w:proofErr w:type="spellEnd"/>
      <w:r>
        <w:rPr>
          <w:color w:val="000000"/>
          <w:highlight w:val="white"/>
        </w:rPr>
        <w:t xml:space="preserve"> HĐLĐ.</w:t>
      </w:r>
      <w:r>
        <w:rPr>
          <w:color w:val="000000"/>
          <w:highlight w:val="white"/>
        </w:rPr>
        <w:br/>
      </w: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8.  Công </w:t>
      </w:r>
      <w:proofErr w:type="spellStart"/>
      <w:r>
        <w:rPr>
          <w:b/>
          <w:color w:val="000000"/>
          <w:highlight w:val="white"/>
        </w:rPr>
        <w:t>tác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đào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tạo</w:t>
      </w:r>
      <w:proofErr w:type="spellEnd"/>
      <w:r>
        <w:rPr>
          <w:b/>
          <w:color w:val="000000"/>
          <w:highlight w:val="white"/>
        </w:rPr>
        <w:t> </w:t>
      </w:r>
      <w:r>
        <w:rPr>
          <w:color w:val="000000"/>
          <w:highlight w:val="white"/>
        </w:rPr>
        <w:br/>
        <w:t xml:space="preserve">1. Công ty </w:t>
      </w:r>
      <w:proofErr w:type="spellStart"/>
      <w:r>
        <w:rPr>
          <w:color w:val="000000"/>
          <w:highlight w:val="white"/>
        </w:rPr>
        <w:t>coi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trọng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nâng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trình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lý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chuyên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môn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vụ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trình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chính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trị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văn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hóa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ngoại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ngữ</w:t>
      </w:r>
      <w:proofErr w:type="spellEnd"/>
      <w:r>
        <w:rPr>
          <w:color w:val="000000"/>
          <w:highlight w:val="white"/>
        </w:rPr>
        <w:t xml:space="preserve">, tin </w:t>
      </w:r>
      <w:proofErr w:type="spellStart"/>
      <w:r>
        <w:rPr>
          <w:color w:val="000000"/>
          <w:highlight w:val="white"/>
        </w:rPr>
        <w:t>học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nhằm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phục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thiết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ty.</w:t>
      </w:r>
      <w:r>
        <w:rPr>
          <w:color w:val="000000"/>
          <w:highlight w:val="white"/>
        </w:rPr>
        <w:br/>
        <w:t xml:space="preserve">    2. Trong </w:t>
      </w:r>
      <w:proofErr w:type="spellStart"/>
      <w:r>
        <w:rPr>
          <w:color w:val="000000"/>
          <w:highlight w:val="white"/>
        </w:rPr>
        <w:t>chiến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phát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triển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ty, </w:t>
      </w:r>
      <w:proofErr w:type="spellStart"/>
      <w:r>
        <w:rPr>
          <w:color w:val="000000"/>
          <w:highlight w:val="white"/>
        </w:rPr>
        <w:t>từng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đoạn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vào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điểm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thích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, Công ty </w:t>
      </w:r>
      <w:proofErr w:type="spellStart"/>
      <w:r>
        <w:rPr>
          <w:color w:val="000000"/>
          <w:highlight w:val="white"/>
        </w:rPr>
        <w:t>sẽ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hoặc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cử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đi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tạo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đào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lại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bồi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dưỡng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tay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nghề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phù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với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yêu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cầu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tế</w:t>
      </w:r>
      <w:proofErr w:type="spellEnd"/>
      <w:r>
        <w:rPr>
          <w:color w:val="000000"/>
          <w:highlight w:val="white"/>
        </w:rPr>
        <w:t xml:space="preserve">. </w:t>
      </w:r>
      <w:proofErr w:type="spellStart"/>
      <w:r>
        <w:rPr>
          <w:color w:val="000000"/>
          <w:highlight w:val="white"/>
        </w:rPr>
        <w:t>Tổ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làm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lý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chuyên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môn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 w:rsidR="00C11C44">
        <w:rPr>
          <w:color w:val="000000"/>
          <w:highlight w:val="white"/>
        </w:rPr>
        <w:t xml:space="preserve"> </w:t>
      </w:r>
      <w:proofErr w:type="spellStart"/>
      <w:r w:rsidR="00C11C44">
        <w:rPr>
          <w:color w:val="000000"/>
          <w:highlight w:val="white"/>
        </w:rPr>
        <w:t>vụ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nhân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kỹ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thuật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học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tập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nghiệm</w:t>
      </w:r>
      <w:proofErr w:type="spellEnd"/>
      <w:r>
        <w:rPr>
          <w:color w:val="000000"/>
          <w:highlight w:val="white"/>
        </w:rPr>
        <w:t xml:space="preserve"> ở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doanh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nước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nước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ngoài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  <w:t xml:space="preserve">   3. Công ty </w:t>
      </w:r>
      <w:proofErr w:type="spellStart"/>
      <w:r>
        <w:rPr>
          <w:color w:val="000000"/>
          <w:highlight w:val="white"/>
        </w:rPr>
        <w:t>khuyến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khích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điều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tự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học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hỏi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nâng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cao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bồi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dưỡng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vụ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trình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chuyên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môn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phục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tốt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hơn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</w: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9. </w:t>
      </w:r>
      <w:proofErr w:type="spellStart"/>
      <w:r>
        <w:rPr>
          <w:b/>
          <w:color w:val="000000"/>
          <w:highlight w:val="white"/>
        </w:rPr>
        <w:t>Thời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giờ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làm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việc</w:t>
      </w:r>
      <w:proofErr w:type="spellEnd"/>
      <w:r>
        <w:rPr>
          <w:b/>
          <w:color w:val="000000"/>
          <w:highlight w:val="white"/>
        </w:rPr>
        <w:t xml:space="preserve">, </w:t>
      </w:r>
      <w:proofErr w:type="spellStart"/>
      <w:r>
        <w:rPr>
          <w:b/>
          <w:color w:val="000000"/>
          <w:highlight w:val="white"/>
        </w:rPr>
        <w:t>thời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giờ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nghỉ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ngơi</w:t>
      </w:r>
      <w:proofErr w:type="spellEnd"/>
      <w:r>
        <w:rPr>
          <w:color w:val="000000"/>
          <w:highlight w:val="white"/>
        </w:rPr>
        <w:br/>
        <w:t xml:space="preserve">         1. Công ty </w:t>
      </w:r>
      <w:proofErr w:type="spellStart"/>
      <w:r>
        <w:rPr>
          <w:color w:val="000000"/>
          <w:highlight w:val="white"/>
        </w:rPr>
        <w:t>thực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giờ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thời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giờ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nghỉ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Nội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đăng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pháp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luật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  <w:t xml:space="preserve">         2. </w:t>
      </w:r>
      <w:proofErr w:type="spellStart"/>
      <w:r>
        <w:rPr>
          <w:color w:val="000000"/>
          <w:highlight w:val="white"/>
        </w:rPr>
        <w:t>Ngoài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những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nghỉ</w:t>
      </w:r>
      <w:proofErr w:type="spellEnd"/>
      <w:r>
        <w:rPr>
          <w:color w:val="000000"/>
          <w:highlight w:val="white"/>
        </w:rPr>
        <w:t> </w:t>
      </w:r>
      <w:proofErr w:type="spellStart"/>
      <w:r>
        <w:rPr>
          <w:color w:val="000000"/>
          <w:highlight w:val="white"/>
        </w:rPr>
        <w:t>lễ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tết</w:t>
      </w:r>
      <w:proofErr w:type="spellEnd"/>
      <w:r>
        <w:rPr>
          <w:rFonts w:ascii="Arial" w:eastAsia="Arial" w:hAnsi="Arial" w:cs="Arial"/>
          <w:color w:val="222222"/>
          <w:sz w:val="18"/>
          <w:szCs w:val="18"/>
          <w:highlight w:val="white"/>
        </w:rPr>
        <w:t> </w:t>
      </w:r>
      <w:proofErr w:type="spellStart"/>
      <w:r>
        <w:rPr>
          <w:color w:val="000000"/>
          <w:highlight w:val="white"/>
        </w:rPr>
        <w:t>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nguyên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pháp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luật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còn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nghỉ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riêng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nguyên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> </w:t>
      </w:r>
      <w:proofErr w:type="spellStart"/>
      <w:r>
        <w:rPr>
          <w:rFonts w:ascii="Arial" w:eastAsia="Arial" w:hAnsi="Arial" w:cs="Arial"/>
          <w:color w:val="222222"/>
          <w:sz w:val="18"/>
          <w:szCs w:val="18"/>
          <w:highlight w:val="white"/>
        </w:rPr>
        <w:t>v</w:t>
      </w:r>
      <w:r>
        <w:rPr>
          <w:color w:val="000000"/>
          <w:highlight w:val="white"/>
        </w:rPr>
        <w:t>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báo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với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sử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dụng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trường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đây</w:t>
      </w:r>
      <w:proofErr w:type="spellEnd"/>
      <w:r>
        <w:rPr>
          <w:color w:val="000000"/>
          <w:highlight w:val="white"/>
        </w:rPr>
        <w:t>: </w:t>
      </w:r>
    </w:p>
    <w:p w14:paraId="1ADA8029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>- 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hôn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03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>;</w:t>
      </w:r>
    </w:p>
    <w:p w14:paraId="4B7370DF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- Con </w:t>
      </w:r>
      <w:proofErr w:type="spellStart"/>
      <w:r>
        <w:rPr>
          <w:color w:val="000000"/>
        </w:rPr>
        <w:t>đẻ</w:t>
      </w:r>
      <w:proofErr w:type="spellEnd"/>
      <w:r>
        <w:rPr>
          <w:color w:val="000000"/>
        </w:rPr>
        <w:t xml:space="preserve">, con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hôn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01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>;</w:t>
      </w:r>
    </w:p>
    <w:p w14:paraId="26BDFBE5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- Cha </w:t>
      </w:r>
      <w:proofErr w:type="spellStart"/>
      <w:r>
        <w:rPr>
          <w:color w:val="000000"/>
        </w:rPr>
        <w:t>đẻ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đẻ</w:t>
      </w:r>
      <w:proofErr w:type="spellEnd"/>
      <w:r>
        <w:rPr>
          <w:color w:val="000000"/>
        </w:rPr>
        <w:t xml:space="preserve">, cha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; cha </w:t>
      </w:r>
      <w:proofErr w:type="spellStart"/>
      <w:r>
        <w:rPr>
          <w:color w:val="000000"/>
        </w:rPr>
        <w:t>đẻ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đẻ</w:t>
      </w:r>
      <w:proofErr w:type="spellEnd"/>
      <w:r>
        <w:rPr>
          <w:color w:val="000000"/>
        </w:rPr>
        <w:t xml:space="preserve">, cha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chồng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vợ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chồng</w:t>
      </w:r>
      <w:proofErr w:type="spellEnd"/>
      <w:r>
        <w:rPr>
          <w:color w:val="000000"/>
        </w:rPr>
        <w:t xml:space="preserve">; con </w:t>
      </w:r>
      <w:proofErr w:type="spellStart"/>
      <w:r>
        <w:rPr>
          <w:color w:val="000000"/>
        </w:rPr>
        <w:t>đẻ</w:t>
      </w:r>
      <w:proofErr w:type="spellEnd"/>
      <w:r>
        <w:rPr>
          <w:color w:val="000000"/>
        </w:rPr>
        <w:t xml:space="preserve">, con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03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>.</w:t>
      </w:r>
    </w:p>
    <w:p w14:paraId="617554B5" w14:textId="77777777" w:rsidR="00A61BF1" w:rsidRDefault="00A578FC">
      <w:pPr>
        <w:spacing w:before="120" w:after="120" w:line="360" w:lineRule="auto"/>
        <w:ind w:left="0" w:hanging="2"/>
      </w:pPr>
      <w:r>
        <w:rPr>
          <w:color w:val="000000"/>
          <w:highlight w:val="white"/>
        </w:rPr>
        <w:t xml:space="preserve">         3. </w:t>
      </w:r>
      <w:proofErr w:type="spellStart"/>
      <w:r>
        <w:rPr>
          <w:color w:val="000000"/>
          <w:highlight w:val="white"/>
        </w:rPr>
        <w:t>Ngoài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ra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còn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nghỉ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nguyên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trường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sau</w:t>
      </w:r>
      <w:proofErr w:type="spellEnd"/>
      <w:r>
        <w:rPr>
          <w:color w:val="000000"/>
          <w:highlight w:val="white"/>
        </w:rPr>
        <w:t>:</w:t>
      </w:r>
      <w:r>
        <w:rPr>
          <w:color w:val="000000"/>
          <w:highlight w:val="white"/>
        </w:rPr>
        <w:br/>
        <w:t xml:space="preserve">        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thành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lập</w:t>
      </w:r>
      <w:proofErr w:type="spellEnd"/>
      <w:r>
        <w:rPr>
          <w:color w:val="000000"/>
          <w:highlight w:val="white"/>
        </w:rPr>
        <w:t xml:space="preserve"> Công ty: Công ty </w:t>
      </w:r>
      <w:proofErr w:type="spellStart"/>
      <w:r>
        <w:rPr>
          <w:color w:val="000000"/>
          <w:highlight w:val="white"/>
        </w:rPr>
        <w:t>phối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với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đoàn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cơ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sở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tổ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hoạt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kỷ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niệm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truyền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thống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một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buổi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mọi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phải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gia</w:t>
      </w:r>
      <w:proofErr w:type="spellEnd"/>
      <w:r>
        <w:rPr>
          <w:color w:val="000000"/>
          <w:highlight w:val="white"/>
        </w:rPr>
        <w:t xml:space="preserve">; </w:t>
      </w:r>
      <w:proofErr w:type="spellStart"/>
      <w:r>
        <w:rPr>
          <w:color w:val="000000"/>
          <w:highlight w:val="white"/>
        </w:rPr>
        <w:t>một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buổi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còn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lại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nghỉ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</w:r>
      <w:r>
        <w:rPr>
          <w:color w:val="000000"/>
          <w:highlight w:val="white"/>
        </w:rPr>
        <w:br/>
      </w: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 10. </w:t>
      </w:r>
      <w:proofErr w:type="spellStart"/>
      <w:r>
        <w:rPr>
          <w:b/>
          <w:color w:val="000000"/>
          <w:highlight w:val="white"/>
        </w:rPr>
        <w:t>Tiền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lương</w:t>
      </w:r>
      <w:proofErr w:type="spellEnd"/>
      <w:r>
        <w:rPr>
          <w:b/>
          <w:color w:val="000000"/>
          <w:highlight w:val="white"/>
        </w:rPr>
        <w:t xml:space="preserve">, </w:t>
      </w:r>
      <w:proofErr w:type="spellStart"/>
      <w:r>
        <w:rPr>
          <w:b/>
          <w:color w:val="000000"/>
          <w:highlight w:val="white"/>
        </w:rPr>
        <w:t>tiền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thưởng</w:t>
      </w:r>
      <w:proofErr w:type="spellEnd"/>
      <w:r>
        <w:rPr>
          <w:b/>
          <w:color w:val="000000"/>
          <w:highlight w:val="white"/>
        </w:rPr>
        <w:t xml:space="preserve">, </w:t>
      </w:r>
      <w:proofErr w:type="spellStart"/>
      <w:r>
        <w:rPr>
          <w:b/>
          <w:color w:val="000000"/>
          <w:highlight w:val="white"/>
        </w:rPr>
        <w:t>phụ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cấp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lương</w:t>
      </w:r>
      <w:proofErr w:type="spellEnd"/>
      <w:r>
        <w:rPr>
          <w:b/>
          <w:color w:val="000000"/>
          <w:highlight w:val="white"/>
        </w:rPr>
        <w:t xml:space="preserve">, </w:t>
      </w:r>
      <w:proofErr w:type="spellStart"/>
      <w:r>
        <w:rPr>
          <w:b/>
          <w:color w:val="000000"/>
          <w:highlight w:val="white"/>
        </w:rPr>
        <w:t>chế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độ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nâng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lương</w:t>
      </w:r>
      <w:proofErr w:type="spellEnd"/>
      <w:r>
        <w:rPr>
          <w:b/>
          <w:color w:val="000000"/>
          <w:highlight w:val="white"/>
        </w:rPr>
        <w:t> </w:t>
      </w:r>
      <w:r>
        <w:rPr>
          <w:color w:val="000000"/>
          <w:highlight w:val="white"/>
        </w:rPr>
        <w:br/>
      </w:r>
      <w:r>
        <w:rPr>
          <w:b/>
          <w:color w:val="000000"/>
          <w:highlight w:val="white"/>
        </w:rPr>
        <w:t>1. </w:t>
      </w:r>
      <w:proofErr w:type="spellStart"/>
      <w:r>
        <w:rPr>
          <w:b/>
          <w:color w:val="000000"/>
          <w:highlight w:val="white"/>
        </w:rPr>
        <w:t>Tiền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lương</w:t>
      </w:r>
      <w:proofErr w:type="spellEnd"/>
      <w:r>
        <w:rPr>
          <w:b/>
          <w:color w:val="000000"/>
          <w:highlight w:val="white"/>
        </w:rPr>
        <w:t>:</w:t>
      </w:r>
    </w:p>
    <w:p w14:paraId="6D3F9FC2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lastRenderedPageBreak/>
        <w:t xml:space="preserve">-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,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>.</w:t>
      </w:r>
    </w:p>
    <w:p w14:paraId="3CE0C6EB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thiểu</w:t>
      </w:r>
      <w:proofErr w:type="spellEnd"/>
      <w:r>
        <w:rPr>
          <w:color w:val="000000"/>
        </w:rPr>
        <w:t>.</w:t>
      </w:r>
    </w:p>
    <w:p w14:paraId="163BFF83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đẳng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>.</w:t>
      </w:r>
    </w:p>
    <w:p w14:paraId="16C60BC6" w14:textId="77777777" w:rsidR="00A61BF1" w:rsidRDefault="00A578FC">
      <w:pPr>
        <w:spacing w:before="120" w:after="120" w:line="360" w:lineRule="auto"/>
        <w:ind w:left="0" w:hanging="2"/>
      </w:pPr>
      <w:r>
        <w:rPr>
          <w:color w:val="000000"/>
          <w:highlight w:val="white"/>
        </w:rPr>
        <w:t>- 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sử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dụng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xây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dựng</w:t>
      </w:r>
      <w:proofErr w:type="spellEnd"/>
      <w:r>
        <w:rPr>
          <w:color w:val="000000"/>
          <w:highlight w:val="white"/>
        </w:rPr>
        <w:t xml:space="preserve"> thang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bảng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cơ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sở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tuyển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dụng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sử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dụng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thỏa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thuận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hoặc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ghi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>.</w:t>
      </w:r>
    </w:p>
    <w:p w14:paraId="46BE73D6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thang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.</w:t>
      </w:r>
    </w:p>
    <w:p w14:paraId="136EA878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- Thang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>. </w:t>
      </w:r>
    </w:p>
    <w:p w14:paraId="1741C143" w14:textId="77777777" w:rsidR="00A61BF1" w:rsidRDefault="00A578FC">
      <w:pPr>
        <w:spacing w:before="120" w:after="120" w:line="360" w:lineRule="auto"/>
        <w:ind w:left="0" w:hanging="2"/>
      </w:pPr>
      <w:r>
        <w:rPr>
          <w:color w:val="000000"/>
          <w:highlight w:val="white"/>
        </w:rPr>
        <w:t xml:space="preserve">- Căn </w:t>
      </w:r>
      <w:proofErr w:type="spellStart"/>
      <w:r>
        <w:rPr>
          <w:color w:val="000000"/>
          <w:highlight w:val="white"/>
        </w:rPr>
        <w:t>cứ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tính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: </w:t>
      </w:r>
      <w:proofErr w:type="spellStart"/>
      <w:r>
        <w:rPr>
          <w:color w:val="000000"/>
          <w:highlight w:val="white"/>
        </w:rPr>
        <w:t>thực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chế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thưởng</w:t>
      </w:r>
      <w:proofErr w:type="spellEnd"/>
    </w:p>
    <w:p w14:paraId="509FED9F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Quy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chấp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góp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NLĐ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>.</w:t>
      </w:r>
    </w:p>
    <w:p w14:paraId="226BD524" w14:textId="77777777" w:rsidR="00A61BF1" w:rsidRDefault="00A578FC">
      <w:pPr>
        <w:spacing w:before="120" w:after="120" w:line="360" w:lineRule="auto"/>
        <w:ind w:left="0" w:hanging="2"/>
      </w:pPr>
      <w:r>
        <w:rPr>
          <w:color w:val="000000"/>
          <w:highlight w:val="white"/>
        </w:rPr>
        <w:t xml:space="preserve">- </w:t>
      </w:r>
      <w:proofErr w:type="spellStart"/>
      <w:r>
        <w:rPr>
          <w:color w:val="000000"/>
          <w:highlight w:val="white"/>
        </w:rPr>
        <w:t>Hình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: Lương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bằng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tiền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mặt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hoặc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trả</w:t>
      </w:r>
      <w:proofErr w:type="spellEnd"/>
      <w:r>
        <w:rPr>
          <w:color w:val="000000"/>
          <w:highlight w:val="white"/>
        </w:rPr>
        <w:t xml:space="preserve"> qua </w:t>
      </w:r>
      <w:proofErr w:type="spellStart"/>
      <w:r>
        <w:rPr>
          <w:color w:val="000000"/>
          <w:highlight w:val="white"/>
        </w:rPr>
        <w:t>tài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khoản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nhân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mở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ngân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hàng</w:t>
      </w:r>
      <w:proofErr w:type="spellEnd"/>
      <w:r>
        <w:rPr>
          <w:color w:val="000000"/>
          <w:highlight w:val="white"/>
        </w:rPr>
        <w:t>.</w:t>
      </w:r>
    </w:p>
    <w:p w14:paraId="1DDC7A88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Trường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.</w:t>
      </w:r>
    </w:p>
    <w:p w14:paraId="2E556C94" w14:textId="6CC0F65B" w:rsidR="00A61BF1" w:rsidRDefault="00A578FC">
      <w:pPr>
        <w:spacing w:before="120" w:after="120" w:line="360" w:lineRule="auto"/>
        <w:ind w:left="0" w:hanging="2"/>
      </w:pPr>
      <w:r>
        <w:rPr>
          <w:color w:val="000000"/>
          <w:highlight w:val="white"/>
        </w:rPr>
        <w:t xml:space="preserve">- </w:t>
      </w:r>
      <w:proofErr w:type="spellStart"/>
      <w:r>
        <w:rPr>
          <w:color w:val="000000"/>
          <w:highlight w:val="white"/>
        </w:rPr>
        <w:t>Thời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hạn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: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mồng</w:t>
      </w:r>
      <w:proofErr w:type="spellEnd"/>
      <w:r>
        <w:rPr>
          <w:color w:val="000000"/>
          <w:highlight w:val="white"/>
        </w:rPr>
        <w:t xml:space="preserve"> </w:t>
      </w:r>
      <w:r w:rsidR="00963CC9">
        <w:rPr>
          <w:color w:val="000000"/>
          <w:highlight w:val="white"/>
        </w:rPr>
        <w:t>10</w:t>
      </w:r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sau</w:t>
      </w:r>
      <w:proofErr w:type="spellEnd"/>
      <w:r>
        <w:rPr>
          <w:color w:val="000000"/>
          <w:highlight w:val="white"/>
        </w:rPr>
        <w:t xml:space="preserve">. Trường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mồng</w:t>
      </w:r>
      <w:proofErr w:type="spellEnd"/>
      <w:r>
        <w:rPr>
          <w:color w:val="000000"/>
          <w:highlight w:val="white"/>
        </w:rPr>
        <w:t xml:space="preserve"> </w:t>
      </w:r>
      <w:r w:rsidR="00963CC9">
        <w:rPr>
          <w:color w:val="000000"/>
          <w:highlight w:val="white"/>
        </w:rPr>
        <w:t>10</w:t>
      </w:r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rơi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nghỉ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lễ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thì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trước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đó</w:t>
      </w:r>
      <w:proofErr w:type="spellEnd"/>
      <w:r>
        <w:rPr>
          <w:color w:val="000000"/>
          <w:highlight w:val="white"/>
        </w:rPr>
        <w:t>.</w:t>
      </w:r>
    </w:p>
    <w:p w14:paraId="1E3333F2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- Nguyên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:</w:t>
      </w:r>
    </w:p>
    <w:p w14:paraId="2D5C9E03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+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. Trường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>.</w:t>
      </w:r>
    </w:p>
    <w:p w14:paraId="55269D6C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+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can </w:t>
      </w:r>
      <w:proofErr w:type="spellStart"/>
      <w:r>
        <w:rPr>
          <w:color w:val="000000"/>
        </w:rPr>
        <w:t>thiệp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>.</w:t>
      </w:r>
    </w:p>
    <w:p w14:paraId="45722B40" w14:textId="08667C21" w:rsidR="00A61BF1" w:rsidRDefault="00A578FC">
      <w:pPr>
        <w:spacing w:before="120" w:after="120" w:line="360" w:lineRule="auto"/>
        <w:ind w:left="0" w:hanging="2"/>
      </w:pPr>
      <w:r>
        <w:rPr>
          <w:b/>
          <w:color w:val="000000"/>
          <w:highlight w:val="white"/>
        </w:rPr>
        <w:t xml:space="preserve">2. </w:t>
      </w:r>
      <w:proofErr w:type="spellStart"/>
      <w:r>
        <w:rPr>
          <w:b/>
          <w:color w:val="000000"/>
          <w:highlight w:val="white"/>
        </w:rPr>
        <w:t>Thưởng</w:t>
      </w:r>
      <w:proofErr w:type="spellEnd"/>
      <w:r>
        <w:rPr>
          <w:b/>
          <w:color w:val="000000"/>
          <w:highlight w:val="white"/>
        </w:rPr>
        <w:t>:</w:t>
      </w:r>
      <w:r>
        <w:rPr>
          <w:rFonts w:ascii="Arial" w:eastAsia="Arial" w:hAnsi="Arial" w:cs="Arial"/>
          <w:color w:val="222222"/>
          <w:sz w:val="18"/>
          <w:szCs w:val="18"/>
        </w:rPr>
        <w:br/>
      </w:r>
      <w:proofErr w:type="spellStart"/>
      <w:r>
        <w:rPr>
          <w:color w:val="000000"/>
          <w:highlight w:val="white"/>
        </w:rPr>
        <w:t>Thưởng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số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tiền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hoặc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tài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hoặc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bằng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hình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sử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dụng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căn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cứ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xuất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kinh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doanh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mức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hoàn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thành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>. </w:t>
      </w:r>
      <w:r>
        <w:rPr>
          <w:rFonts w:ascii="Arial" w:eastAsia="Arial" w:hAnsi="Arial" w:cs="Arial"/>
          <w:color w:val="222222"/>
          <w:sz w:val="18"/>
          <w:szCs w:val="18"/>
        </w:rPr>
        <w:br/>
      </w:r>
      <w:r>
        <w:rPr>
          <w:color w:val="000000"/>
          <w:highlight w:val="white"/>
        </w:rPr>
        <w:lastRenderedPageBreak/>
        <w:t xml:space="preserve">Công ty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trách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xây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dựng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chế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về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điều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kiện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tiêu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chuẩn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xét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NLĐ 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bố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tham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khảo</w:t>
      </w:r>
      <w:proofErr w:type="spellEnd"/>
      <w:r>
        <w:rPr>
          <w:color w:val="000000"/>
          <w:highlight w:val="white"/>
        </w:rPr>
        <w:t xml:space="preserve"> ý </w:t>
      </w:r>
      <w:proofErr w:type="spellStart"/>
      <w:r>
        <w:rPr>
          <w:color w:val="000000"/>
          <w:highlight w:val="white"/>
        </w:rPr>
        <w:t>kiến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tổ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cơ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sở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đối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với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tổ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cơ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sở</w:t>
      </w:r>
      <w:proofErr w:type="spellEnd"/>
      <w:r>
        <w:rPr>
          <w:color w:val="000000"/>
          <w:highlight w:val="white"/>
        </w:rPr>
        <w:t>.</w:t>
      </w:r>
      <w:r>
        <w:rPr>
          <w:rFonts w:ascii="Arial" w:eastAsia="Arial" w:hAnsi="Arial" w:cs="Arial"/>
          <w:color w:val="222222"/>
          <w:sz w:val="18"/>
          <w:szCs w:val="18"/>
          <w:highlight w:val="white"/>
        </w:rPr>
        <w:t> </w:t>
      </w:r>
      <w:r>
        <w:rPr>
          <w:rFonts w:ascii="Arial" w:eastAsia="Arial" w:hAnsi="Arial" w:cs="Arial"/>
          <w:color w:val="222222"/>
          <w:sz w:val="18"/>
          <w:szCs w:val="18"/>
        </w:rPr>
        <w:br/>
      </w:r>
      <w:r>
        <w:rPr>
          <w:b/>
          <w:color w:val="000000"/>
          <w:highlight w:val="white"/>
        </w:rPr>
        <w:t xml:space="preserve">* </w:t>
      </w:r>
      <w:proofErr w:type="spellStart"/>
      <w:r>
        <w:rPr>
          <w:b/>
          <w:color w:val="000000"/>
          <w:highlight w:val="white"/>
        </w:rPr>
        <w:t>Thưởng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đột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xuất</w:t>
      </w:r>
      <w:proofErr w:type="spellEnd"/>
      <w:r>
        <w:rPr>
          <w:color w:val="000000"/>
          <w:highlight w:val="white"/>
        </w:rPr>
        <w:t xml:space="preserve">: </w:t>
      </w:r>
      <w:proofErr w:type="spellStart"/>
      <w:r>
        <w:rPr>
          <w:color w:val="000000"/>
          <w:highlight w:val="white"/>
        </w:rPr>
        <w:t>Thưởng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xuất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nhân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tập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thể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đạt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những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thành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tích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trường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sau</w:t>
      </w:r>
      <w:proofErr w:type="spellEnd"/>
      <w:r>
        <w:rPr>
          <w:color w:val="000000"/>
          <w:highlight w:val="white"/>
        </w:rPr>
        <w:t>:</w:t>
      </w:r>
      <w:r>
        <w:rPr>
          <w:color w:val="000000"/>
          <w:highlight w:val="white"/>
        </w:rPr>
        <w:br/>
        <w:t xml:space="preserve">    - </w:t>
      </w:r>
      <w:proofErr w:type="spellStart"/>
      <w:r>
        <w:rPr>
          <w:color w:val="000000"/>
          <w:highlight w:val="white"/>
        </w:rPr>
        <w:t>Phát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báo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kịp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tiêu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như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trộm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cắp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lãng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phí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tham</w:t>
      </w:r>
      <w:proofErr w:type="spellEnd"/>
      <w:r>
        <w:rPr>
          <w:color w:val="000000"/>
          <w:highlight w:val="white"/>
        </w:rPr>
        <w:t xml:space="preserve"> ô </w:t>
      </w:r>
      <w:proofErr w:type="spellStart"/>
      <w:r>
        <w:rPr>
          <w:color w:val="000000"/>
          <w:highlight w:val="white"/>
        </w:rPr>
        <w:t>tài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ty, </w:t>
      </w:r>
      <w:proofErr w:type="spellStart"/>
      <w:r>
        <w:rPr>
          <w:color w:val="000000"/>
          <w:highlight w:val="white"/>
        </w:rPr>
        <w:t>tiết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hoặc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đánh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cắp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bí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doanh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bí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nghệ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cơ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giúp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ty </w:t>
      </w:r>
      <w:proofErr w:type="spellStart"/>
      <w:r>
        <w:rPr>
          <w:color w:val="000000"/>
          <w:highlight w:val="white"/>
        </w:rPr>
        <w:t>tránh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những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tổn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thất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rủi</w:t>
      </w:r>
      <w:proofErr w:type="spellEnd"/>
      <w:r>
        <w:rPr>
          <w:color w:val="000000"/>
          <w:highlight w:val="white"/>
        </w:rPr>
        <w:t xml:space="preserve"> ro.</w:t>
      </w:r>
      <w:r>
        <w:rPr>
          <w:color w:val="000000"/>
          <w:highlight w:val="white"/>
        </w:rPr>
        <w:br/>
        <w:t xml:space="preserve">    - </w:t>
      </w:r>
      <w:proofErr w:type="spellStart"/>
      <w:r>
        <w:rPr>
          <w:color w:val="000000"/>
          <w:highlight w:val="white"/>
        </w:rPr>
        <w:t>Thưởng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từ</w:t>
      </w:r>
      <w:proofErr w:type="spellEnd"/>
      <w:r>
        <w:rPr>
          <w:color w:val="000000"/>
          <w:highlight w:val="white"/>
        </w:rPr>
        <w:t xml:space="preserve"> 20% </w:t>
      </w:r>
      <w:proofErr w:type="spellStart"/>
      <w:r>
        <w:rPr>
          <w:color w:val="000000"/>
          <w:highlight w:val="white"/>
        </w:rPr>
        <w:t>đến</w:t>
      </w:r>
      <w:proofErr w:type="spellEnd"/>
      <w:r>
        <w:rPr>
          <w:color w:val="000000"/>
          <w:highlight w:val="white"/>
        </w:rPr>
        <w:t xml:space="preserve"> 50% </w:t>
      </w:r>
      <w:proofErr w:type="spellStart"/>
      <w:r>
        <w:rPr>
          <w:color w:val="000000"/>
          <w:highlight w:val="white"/>
        </w:rPr>
        <w:t>giá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trị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phát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hồi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tài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ty </w:t>
      </w:r>
      <w:proofErr w:type="spellStart"/>
      <w:r>
        <w:rPr>
          <w:color w:val="000000"/>
          <w:highlight w:val="white"/>
        </w:rPr>
        <w:t>bị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lấy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cắp</w:t>
      </w:r>
      <w:proofErr w:type="spellEnd"/>
      <w:r>
        <w:rPr>
          <w:color w:val="000000"/>
          <w:highlight w:val="white"/>
        </w:rPr>
        <w:t xml:space="preserve">;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trường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khác</w:t>
      </w:r>
      <w:proofErr w:type="spellEnd"/>
      <w:r>
        <w:rPr>
          <w:color w:val="000000"/>
          <w:highlight w:val="white"/>
        </w:rPr>
        <w:t xml:space="preserve"> do </w:t>
      </w:r>
      <w:proofErr w:type="spellStart"/>
      <w:r>
        <w:rPr>
          <w:color w:val="000000"/>
          <w:highlight w:val="white"/>
        </w:rPr>
        <w:t>Giám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đốc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</w:r>
      <w:r>
        <w:rPr>
          <w:b/>
          <w:color w:val="000000"/>
          <w:highlight w:val="white"/>
        </w:rPr>
        <w:t xml:space="preserve">* </w:t>
      </w:r>
      <w:proofErr w:type="spellStart"/>
      <w:r>
        <w:rPr>
          <w:b/>
          <w:color w:val="000000"/>
          <w:highlight w:val="white"/>
        </w:rPr>
        <w:t>Thưởng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sáng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kiến</w:t>
      </w:r>
      <w:proofErr w:type="spellEnd"/>
      <w:r>
        <w:rPr>
          <w:color w:val="000000"/>
          <w:highlight w:val="white"/>
        </w:rPr>
        <w:t xml:space="preserve">: </w:t>
      </w:r>
      <w:proofErr w:type="spellStart"/>
      <w:r>
        <w:rPr>
          <w:color w:val="000000"/>
          <w:highlight w:val="white"/>
        </w:rPr>
        <w:t>dành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những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kiến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cải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tiến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về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nghệ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giải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pháp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lý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giải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pháp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hoặc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đề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tài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cứu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thu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tiết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kiệm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nguyên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liệu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đào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tay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nghề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nhân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tiếp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xuất</w:t>
      </w:r>
      <w:proofErr w:type="spellEnd"/>
      <w:r>
        <w:rPr>
          <w:color w:val="000000"/>
          <w:highlight w:val="white"/>
        </w:rPr>
        <w:t xml:space="preserve">… mang </w:t>
      </w:r>
      <w:proofErr w:type="spellStart"/>
      <w:r>
        <w:rPr>
          <w:color w:val="000000"/>
          <w:highlight w:val="white"/>
        </w:rPr>
        <w:t>lại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tế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hiệu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ty. </w:t>
      </w:r>
      <w:proofErr w:type="spellStart"/>
      <w:r>
        <w:rPr>
          <w:color w:val="000000"/>
          <w:highlight w:val="white"/>
        </w:rPr>
        <w:t>Trích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từ</w:t>
      </w:r>
      <w:proofErr w:type="spellEnd"/>
      <w:r>
        <w:rPr>
          <w:color w:val="000000"/>
          <w:highlight w:val="white"/>
        </w:rPr>
        <w:t xml:space="preserve"> </w:t>
      </w:r>
      <w:r w:rsidR="00703F5C">
        <w:rPr>
          <w:color w:val="000000"/>
          <w:highlight w:val="white"/>
        </w:rPr>
        <w:t>5</w:t>
      </w:r>
      <w:r>
        <w:rPr>
          <w:color w:val="000000"/>
          <w:highlight w:val="white"/>
        </w:rPr>
        <w:t xml:space="preserve">% </w:t>
      </w:r>
      <w:proofErr w:type="spellStart"/>
      <w:r>
        <w:rPr>
          <w:color w:val="000000"/>
          <w:highlight w:val="white"/>
        </w:rPr>
        <w:t>đến</w:t>
      </w:r>
      <w:proofErr w:type="spellEnd"/>
      <w:r>
        <w:rPr>
          <w:color w:val="000000"/>
          <w:highlight w:val="white"/>
        </w:rPr>
        <w:t xml:space="preserve"> </w:t>
      </w:r>
      <w:r w:rsidR="00703F5C">
        <w:rPr>
          <w:color w:val="000000"/>
          <w:highlight w:val="white"/>
        </w:rPr>
        <w:t>10</w:t>
      </w:r>
      <w:r>
        <w:rPr>
          <w:color w:val="000000"/>
          <w:highlight w:val="white"/>
        </w:rPr>
        <w:t xml:space="preserve">% </w:t>
      </w:r>
      <w:proofErr w:type="spellStart"/>
      <w:r>
        <w:rPr>
          <w:color w:val="000000"/>
          <w:highlight w:val="white"/>
        </w:rPr>
        <w:t>trên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giá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trị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từ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kiến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cải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tiến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từ</w:t>
      </w:r>
      <w:proofErr w:type="spellEnd"/>
      <w:r>
        <w:rPr>
          <w:color w:val="000000"/>
          <w:highlight w:val="white"/>
        </w:rPr>
        <w:t xml:space="preserve"> </w:t>
      </w:r>
      <w:r w:rsidR="00703F5C">
        <w:rPr>
          <w:color w:val="000000"/>
          <w:highlight w:val="white"/>
        </w:rPr>
        <w:t>5</w:t>
      </w:r>
      <w:r>
        <w:rPr>
          <w:color w:val="000000"/>
          <w:highlight w:val="white"/>
        </w:rPr>
        <w:t xml:space="preserve">% </w:t>
      </w:r>
      <w:proofErr w:type="spellStart"/>
      <w:r>
        <w:rPr>
          <w:color w:val="000000"/>
          <w:highlight w:val="white"/>
        </w:rPr>
        <w:t>đến</w:t>
      </w:r>
      <w:proofErr w:type="spellEnd"/>
      <w:r>
        <w:rPr>
          <w:color w:val="000000"/>
          <w:highlight w:val="white"/>
        </w:rPr>
        <w:t xml:space="preserve"> </w:t>
      </w:r>
      <w:r w:rsidR="00703F5C">
        <w:rPr>
          <w:color w:val="000000"/>
          <w:highlight w:val="white"/>
        </w:rPr>
        <w:t>1</w:t>
      </w:r>
      <w:r>
        <w:rPr>
          <w:color w:val="000000"/>
          <w:highlight w:val="white"/>
        </w:rPr>
        <w:t xml:space="preserve">0% </w:t>
      </w:r>
      <w:proofErr w:type="spellStart"/>
      <w:r>
        <w:rPr>
          <w:color w:val="000000"/>
          <w:highlight w:val="white"/>
        </w:rPr>
        <w:t>giá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trị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nguyên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liệu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kiệm</w:t>
      </w:r>
      <w:proofErr w:type="spellEnd"/>
      <w:r>
        <w:rPr>
          <w:color w:val="000000"/>
          <w:highlight w:val="white"/>
        </w:rPr>
        <w:t xml:space="preserve">. Công ty sẽ </w:t>
      </w:r>
      <w:proofErr w:type="spellStart"/>
      <w:r>
        <w:rPr>
          <w:color w:val="000000"/>
          <w:highlight w:val="white"/>
        </w:rPr>
        <w:t>xem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xét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va</w:t>
      </w:r>
      <w:proofErr w:type="spellEnd"/>
      <w:r>
        <w:rPr>
          <w:color w:val="000000"/>
          <w:highlight w:val="white"/>
        </w:rPr>
        <w:t xml:space="preserve">̀ </w:t>
      </w:r>
      <w:proofErr w:type="spellStart"/>
      <w:r>
        <w:rPr>
          <w:color w:val="000000"/>
          <w:highlight w:val="white"/>
        </w:rPr>
        <w:t>phát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thưởng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vào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cuối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mỗi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năm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</w:r>
      <w:r>
        <w:rPr>
          <w:b/>
          <w:color w:val="000000"/>
          <w:highlight w:val="white"/>
        </w:rPr>
        <w:t xml:space="preserve">* </w:t>
      </w:r>
      <w:proofErr w:type="spellStart"/>
      <w:r>
        <w:rPr>
          <w:b/>
          <w:color w:val="000000"/>
          <w:highlight w:val="white"/>
        </w:rPr>
        <w:t>Thưởng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lương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tháng</w:t>
      </w:r>
      <w:proofErr w:type="spellEnd"/>
      <w:r>
        <w:rPr>
          <w:b/>
          <w:color w:val="000000"/>
          <w:highlight w:val="white"/>
        </w:rPr>
        <w:t xml:space="preserve"> 13 </w:t>
      </w:r>
      <w:proofErr w:type="spellStart"/>
      <w:r>
        <w:rPr>
          <w:b/>
          <w:color w:val="000000"/>
          <w:highlight w:val="white"/>
        </w:rPr>
        <w:t>vào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dịp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tết</w:t>
      </w:r>
      <w:proofErr w:type="spellEnd"/>
      <w:r>
        <w:rPr>
          <w:color w:val="000000"/>
          <w:highlight w:val="white"/>
        </w:rPr>
        <w:t xml:space="preserve">: </w:t>
      </w:r>
      <w:proofErr w:type="spellStart"/>
      <w:r w:rsidRPr="009D0393">
        <w:rPr>
          <w:color w:val="000000"/>
          <w:highlight w:val="yellow"/>
        </w:rPr>
        <w:t>Tuỳ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theo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tình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hình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sản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xuất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kinh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doanh</w:t>
      </w:r>
      <w:proofErr w:type="spellEnd"/>
      <w:r w:rsidRPr="009D0393">
        <w:rPr>
          <w:color w:val="000000"/>
          <w:highlight w:val="yellow"/>
        </w:rPr>
        <w:t xml:space="preserve">, Công ty </w:t>
      </w:r>
      <w:proofErr w:type="spellStart"/>
      <w:r w:rsidRPr="009D0393">
        <w:rPr>
          <w:color w:val="000000"/>
          <w:highlight w:val="yellow"/>
        </w:rPr>
        <w:t>sẽ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xét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thưởng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lương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tháng</w:t>
      </w:r>
      <w:proofErr w:type="spellEnd"/>
      <w:r w:rsidRPr="009D0393">
        <w:rPr>
          <w:color w:val="000000"/>
          <w:highlight w:val="yellow"/>
        </w:rPr>
        <w:t xml:space="preserve"> 13 </w:t>
      </w:r>
      <w:proofErr w:type="spellStart"/>
      <w:r w:rsidRPr="009D0393">
        <w:rPr>
          <w:color w:val="000000"/>
          <w:highlight w:val="yellow"/>
        </w:rPr>
        <w:t>cho</w:t>
      </w:r>
      <w:proofErr w:type="spellEnd"/>
      <w:r w:rsidRPr="009D0393">
        <w:rPr>
          <w:color w:val="000000"/>
          <w:highlight w:val="yellow"/>
        </w:rPr>
        <w:t xml:space="preserve"> NLĐ </w:t>
      </w:r>
      <w:proofErr w:type="spellStart"/>
      <w:r w:rsidRPr="009D0393">
        <w:rPr>
          <w:color w:val="000000"/>
          <w:highlight w:val="yellow"/>
        </w:rPr>
        <w:t>làm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việc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đủ</w:t>
      </w:r>
      <w:proofErr w:type="spellEnd"/>
      <w:r w:rsidRPr="009D0393">
        <w:rPr>
          <w:color w:val="000000"/>
          <w:highlight w:val="yellow"/>
        </w:rPr>
        <w:t xml:space="preserve"> 12 </w:t>
      </w:r>
      <w:proofErr w:type="spellStart"/>
      <w:r w:rsidRPr="009D0393">
        <w:rPr>
          <w:color w:val="000000"/>
          <w:highlight w:val="yellow"/>
        </w:rPr>
        <w:t>tháng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với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mức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thưởng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ít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nhất</w:t>
      </w:r>
      <w:proofErr w:type="spellEnd"/>
      <w:r w:rsidRPr="009D0393">
        <w:rPr>
          <w:color w:val="000000"/>
          <w:highlight w:val="yellow"/>
        </w:rPr>
        <w:t xml:space="preserve"> 01 </w:t>
      </w:r>
      <w:proofErr w:type="spellStart"/>
      <w:r w:rsidRPr="009D0393">
        <w:rPr>
          <w:color w:val="000000"/>
          <w:highlight w:val="yellow"/>
        </w:rPr>
        <w:t>tháng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lương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theo</w:t>
      </w:r>
      <w:proofErr w:type="spellEnd"/>
      <w:r w:rsidRPr="009D0393">
        <w:rPr>
          <w:color w:val="000000"/>
          <w:highlight w:val="yellow"/>
        </w:rPr>
        <w:t xml:space="preserve"> HĐLĐ. NLĐ </w:t>
      </w:r>
      <w:proofErr w:type="spellStart"/>
      <w:r w:rsidRPr="009D0393">
        <w:rPr>
          <w:color w:val="000000"/>
          <w:highlight w:val="yellow"/>
        </w:rPr>
        <w:t>làm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việc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chưa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đủ</w:t>
      </w:r>
      <w:proofErr w:type="spellEnd"/>
      <w:r w:rsidRPr="009D0393">
        <w:rPr>
          <w:color w:val="000000"/>
          <w:highlight w:val="yellow"/>
        </w:rPr>
        <w:t xml:space="preserve"> 12 </w:t>
      </w:r>
      <w:proofErr w:type="spellStart"/>
      <w:r w:rsidRPr="009D0393">
        <w:rPr>
          <w:color w:val="000000"/>
          <w:highlight w:val="yellow"/>
        </w:rPr>
        <w:t>tháng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sẽ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tính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="00EA77C2" w:rsidRPr="009D0393">
        <w:rPr>
          <w:color w:val="000000"/>
          <w:highlight w:val="yellow"/>
        </w:rPr>
        <w:t>thưởng</w:t>
      </w:r>
      <w:proofErr w:type="spellEnd"/>
      <w:r w:rsidR="00EA77C2" w:rsidRPr="009D0393">
        <w:rPr>
          <w:color w:val="000000"/>
          <w:highlight w:val="yellow"/>
        </w:rPr>
        <w:t xml:space="preserve"> </w:t>
      </w:r>
      <w:proofErr w:type="spellStart"/>
      <w:r w:rsidR="00EA77C2" w:rsidRPr="009D0393">
        <w:rPr>
          <w:color w:val="000000"/>
          <w:highlight w:val="yellow"/>
        </w:rPr>
        <w:t>theo</w:t>
      </w:r>
      <w:proofErr w:type="spellEnd"/>
      <w:r w:rsidR="00EA77C2" w:rsidRPr="009D0393">
        <w:rPr>
          <w:color w:val="000000"/>
          <w:highlight w:val="yellow"/>
        </w:rPr>
        <w:t xml:space="preserve"> </w:t>
      </w:r>
      <w:proofErr w:type="spellStart"/>
      <w:r w:rsidR="00EA77C2" w:rsidRPr="009D0393">
        <w:rPr>
          <w:color w:val="000000"/>
          <w:highlight w:val="yellow"/>
        </w:rPr>
        <w:t>quy</w:t>
      </w:r>
      <w:proofErr w:type="spellEnd"/>
      <w:r w:rsidR="00EA77C2" w:rsidRPr="009D0393">
        <w:rPr>
          <w:color w:val="000000"/>
          <w:highlight w:val="yellow"/>
        </w:rPr>
        <w:t xml:space="preserve"> </w:t>
      </w:r>
      <w:proofErr w:type="spellStart"/>
      <w:r w:rsidR="00EA77C2" w:rsidRPr="009D0393">
        <w:rPr>
          <w:color w:val="000000"/>
          <w:highlight w:val="yellow"/>
        </w:rPr>
        <w:t>chế</w:t>
      </w:r>
      <w:proofErr w:type="spellEnd"/>
      <w:r w:rsidR="00EA77C2" w:rsidRPr="009D0393">
        <w:rPr>
          <w:color w:val="000000"/>
          <w:highlight w:val="yellow"/>
        </w:rPr>
        <w:t xml:space="preserve"> </w:t>
      </w:r>
      <w:proofErr w:type="spellStart"/>
      <w:r w:rsidR="00EA77C2" w:rsidRPr="009D0393">
        <w:rPr>
          <w:color w:val="000000"/>
          <w:highlight w:val="yellow"/>
        </w:rPr>
        <w:t>thưởng</w:t>
      </w:r>
      <w:proofErr w:type="spellEnd"/>
      <w:r w:rsidR="00EA77C2" w:rsidRPr="009D0393">
        <w:rPr>
          <w:color w:val="000000"/>
          <w:highlight w:val="yellow"/>
        </w:rPr>
        <w:t xml:space="preserve"> </w:t>
      </w:r>
      <w:proofErr w:type="spellStart"/>
      <w:r w:rsidR="00EA77C2" w:rsidRPr="009D0393">
        <w:rPr>
          <w:color w:val="000000"/>
          <w:highlight w:val="yellow"/>
        </w:rPr>
        <w:t>của</w:t>
      </w:r>
      <w:proofErr w:type="spellEnd"/>
      <w:r w:rsidR="00EA77C2" w:rsidRPr="009D0393">
        <w:rPr>
          <w:color w:val="000000"/>
          <w:highlight w:val="yellow"/>
        </w:rPr>
        <w:t xml:space="preserve"> </w:t>
      </w:r>
      <w:proofErr w:type="spellStart"/>
      <w:r w:rsidR="00EA77C2" w:rsidRPr="009D0393">
        <w:rPr>
          <w:color w:val="000000"/>
          <w:highlight w:val="yellow"/>
        </w:rPr>
        <w:t>công</w:t>
      </w:r>
      <w:proofErr w:type="spellEnd"/>
      <w:r w:rsidR="00EA77C2" w:rsidRPr="009D0393">
        <w:rPr>
          <w:color w:val="000000"/>
          <w:highlight w:val="yellow"/>
        </w:rPr>
        <w:t xml:space="preserve"> ty</w:t>
      </w:r>
      <w:r w:rsidRPr="009D0393">
        <w:rPr>
          <w:color w:val="000000"/>
          <w:highlight w:val="yellow"/>
        </w:rPr>
        <w:t xml:space="preserve">. </w:t>
      </w:r>
      <w:proofErr w:type="spellStart"/>
      <w:r w:rsidRPr="009D0393">
        <w:rPr>
          <w:color w:val="000000"/>
          <w:highlight w:val="yellow"/>
        </w:rPr>
        <w:t>Điều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kiện</w:t>
      </w:r>
      <w:proofErr w:type="spellEnd"/>
      <w:r w:rsidRPr="009D0393">
        <w:rPr>
          <w:color w:val="000000"/>
          <w:highlight w:val="yellow"/>
        </w:rPr>
        <w:t xml:space="preserve">, </w:t>
      </w:r>
      <w:proofErr w:type="spellStart"/>
      <w:r w:rsidRPr="009D0393">
        <w:rPr>
          <w:color w:val="000000"/>
          <w:highlight w:val="yellow"/>
        </w:rPr>
        <w:t>mức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thưởng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sẽ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căn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cứ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vào</w:t>
      </w:r>
      <w:proofErr w:type="spellEnd"/>
      <w:r w:rsidRPr="009D0393">
        <w:rPr>
          <w:color w:val="000000"/>
          <w:highlight w:val="yellow"/>
        </w:rPr>
        <w:t xml:space="preserve"> Quy </w:t>
      </w:r>
      <w:proofErr w:type="spellStart"/>
      <w:r w:rsidRPr="009D0393">
        <w:rPr>
          <w:color w:val="000000"/>
          <w:highlight w:val="yellow"/>
        </w:rPr>
        <w:t>chế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thưởng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của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doanh</w:t>
      </w:r>
      <w:proofErr w:type="spellEnd"/>
      <w:r w:rsidRPr="009D0393">
        <w:rPr>
          <w:color w:val="000000"/>
          <w:highlight w:val="yellow"/>
        </w:rPr>
        <w:t xml:space="preserve"> </w:t>
      </w:r>
      <w:proofErr w:type="spellStart"/>
      <w:r w:rsidRPr="009D0393">
        <w:rPr>
          <w:color w:val="000000"/>
          <w:highlight w:val="yellow"/>
        </w:rPr>
        <w:t>nghiệp</w:t>
      </w:r>
      <w:proofErr w:type="spellEnd"/>
      <w:r w:rsidRPr="009D0393">
        <w:rPr>
          <w:color w:val="000000"/>
          <w:highlight w:val="yellow"/>
        </w:rPr>
        <w:t>.</w:t>
      </w:r>
      <w:r w:rsidRPr="009D0393">
        <w:rPr>
          <w:color w:val="000000"/>
          <w:highlight w:val="yellow"/>
        </w:rPr>
        <w:br/>
      </w:r>
      <w:r>
        <w:rPr>
          <w:b/>
          <w:color w:val="000000"/>
          <w:highlight w:val="white"/>
        </w:rPr>
        <w:t xml:space="preserve">* </w:t>
      </w:r>
      <w:proofErr w:type="spellStart"/>
      <w:r>
        <w:rPr>
          <w:b/>
          <w:color w:val="000000"/>
          <w:highlight w:val="white"/>
        </w:rPr>
        <w:t>Thưởng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chuyên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cần</w:t>
      </w:r>
      <w:proofErr w:type="spellEnd"/>
      <w:r>
        <w:rPr>
          <w:color w:val="000000"/>
          <w:highlight w:val="white"/>
        </w:rPr>
        <w:t xml:space="preserve">: </w:t>
      </w:r>
      <w:proofErr w:type="spellStart"/>
      <w:r w:rsidR="00C30CE7">
        <w:rPr>
          <w:color w:val="000000"/>
          <w:highlight w:val="white"/>
        </w:rPr>
        <w:t>Từ</w:t>
      </w:r>
      <w:proofErr w:type="spellEnd"/>
      <w:r w:rsidR="00C30CE7">
        <w:rPr>
          <w:color w:val="000000"/>
          <w:highlight w:val="white"/>
        </w:rPr>
        <w:t xml:space="preserve"> </w:t>
      </w:r>
      <w:r>
        <w:rPr>
          <w:color w:val="000000"/>
          <w:highlight w:val="white"/>
        </w:rPr>
        <w:t>300.000đồng/</w:t>
      </w:r>
      <w:proofErr w:type="spellStart"/>
      <w:r>
        <w:rPr>
          <w:color w:val="000000"/>
          <w:highlight w:val="white"/>
        </w:rPr>
        <w:t>tháng</w:t>
      </w:r>
      <w:proofErr w:type="spellEnd"/>
      <w:r w:rsidR="00C30CE7">
        <w:rPr>
          <w:color w:val="000000"/>
          <w:highlight w:val="white"/>
        </w:rPr>
        <w:t xml:space="preserve"> </w:t>
      </w:r>
      <w:proofErr w:type="spellStart"/>
      <w:r w:rsidR="00C30CE7">
        <w:rPr>
          <w:color w:val="000000"/>
          <w:highlight w:val="white"/>
        </w:rPr>
        <w:t>đến</w:t>
      </w:r>
      <w:proofErr w:type="spellEnd"/>
      <w:r w:rsidR="00C30CE7">
        <w:rPr>
          <w:color w:val="000000"/>
          <w:highlight w:val="white"/>
        </w:rPr>
        <w:t xml:space="preserve"> 3.000.000 </w:t>
      </w:r>
      <w:proofErr w:type="spellStart"/>
      <w:r w:rsidR="00C30CE7">
        <w:rPr>
          <w:color w:val="000000"/>
          <w:highlight w:val="white"/>
        </w:rPr>
        <w:t>đồng</w:t>
      </w:r>
      <w:proofErr w:type="spellEnd"/>
      <w:r w:rsidR="00C30CE7">
        <w:rPr>
          <w:color w:val="000000"/>
          <w:highlight w:val="white"/>
        </w:rPr>
        <w:t>/</w:t>
      </w:r>
      <w:proofErr w:type="spellStart"/>
      <w:r w:rsidR="00C30CE7">
        <w:rPr>
          <w:color w:val="000000"/>
          <w:highlight w:val="white"/>
        </w:rPr>
        <w:t>tháng</w:t>
      </w:r>
      <w:proofErr w:type="spellEnd"/>
      <w:r>
        <w:rPr>
          <w:color w:val="000000"/>
          <w:highlight w:val="white"/>
        </w:rPr>
        <w:t xml:space="preserve">. </w:t>
      </w:r>
      <w:proofErr w:type="spellStart"/>
      <w:r>
        <w:rPr>
          <w:color w:val="000000"/>
          <w:highlight w:val="white"/>
        </w:rPr>
        <w:t>Dành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đảm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bảo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nghỉ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riêng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ngh</w:t>
      </w:r>
      <w:r w:rsidR="00C30CE7">
        <w:rPr>
          <w:color w:val="000000"/>
          <w:highlight w:val="white"/>
        </w:rPr>
        <w:t>ỉ</w:t>
      </w:r>
      <w:proofErr w:type="spellEnd"/>
      <w:r w:rsidR="00C30CE7">
        <w:rPr>
          <w:color w:val="000000"/>
          <w:highlight w:val="white"/>
        </w:rPr>
        <w:t xml:space="preserve"> </w:t>
      </w:r>
      <w:proofErr w:type="spellStart"/>
      <w:r w:rsidR="00C30CE7">
        <w:rPr>
          <w:color w:val="000000"/>
          <w:highlight w:val="white"/>
        </w:rPr>
        <w:t>ốm</w:t>
      </w:r>
      <w:proofErr w:type="spellEnd"/>
      <w:r w:rsidR="00C30CE7">
        <w:rPr>
          <w:color w:val="000000"/>
          <w:highlight w:val="white"/>
        </w:rPr>
        <w:t xml:space="preserve">, </w:t>
      </w:r>
      <w:proofErr w:type="spellStart"/>
      <w:r w:rsidR="00C30CE7">
        <w:rPr>
          <w:color w:val="000000"/>
          <w:highlight w:val="white"/>
        </w:rPr>
        <w:t>nghỉ</w:t>
      </w:r>
      <w:proofErr w:type="spellEnd"/>
      <w:r w:rsidR="00C30CE7">
        <w:rPr>
          <w:color w:val="000000"/>
          <w:highlight w:val="white"/>
        </w:rPr>
        <w:t xml:space="preserve"> </w:t>
      </w:r>
      <w:proofErr w:type="spellStart"/>
      <w:r w:rsidR="00C30CE7">
        <w:rPr>
          <w:color w:val="000000"/>
          <w:highlight w:val="white"/>
        </w:rPr>
        <w:t>phép</w:t>
      </w:r>
      <w:proofErr w:type="spellEnd"/>
      <w:r w:rsidR="00C30CE7">
        <w:rPr>
          <w:color w:val="000000"/>
          <w:highlight w:val="white"/>
        </w:rPr>
        <w:t xml:space="preserve"> </w:t>
      </w:r>
      <w:proofErr w:type="spellStart"/>
      <w:r w:rsidR="00C30CE7">
        <w:rPr>
          <w:color w:val="000000"/>
          <w:highlight w:val="white"/>
        </w:rPr>
        <w:t>năm</w:t>
      </w:r>
      <w:proofErr w:type="spellEnd"/>
      <w:r w:rsidR="00C30CE7">
        <w:rPr>
          <w:color w:val="000000"/>
          <w:highlight w:val="white"/>
        </w:rPr>
        <w:t xml:space="preserve"> </w:t>
      </w:r>
      <w:proofErr w:type="spellStart"/>
      <w:r w:rsidR="00C30CE7">
        <w:rPr>
          <w:color w:val="000000"/>
          <w:highlight w:val="white"/>
        </w:rPr>
        <w:t>không</w:t>
      </w:r>
      <w:proofErr w:type="spellEnd"/>
      <w:r w:rsidR="00C30CE7">
        <w:rPr>
          <w:color w:val="000000"/>
          <w:highlight w:val="white"/>
        </w:rPr>
        <w:t xml:space="preserve"> </w:t>
      </w:r>
      <w:proofErr w:type="spellStart"/>
      <w:r w:rsidR="00C30CE7">
        <w:rPr>
          <w:color w:val="000000"/>
          <w:highlight w:val="white"/>
        </w:rPr>
        <w:t>quá</w:t>
      </w:r>
      <w:proofErr w:type="spellEnd"/>
      <w:r w:rsidR="00C30CE7">
        <w:rPr>
          <w:color w:val="000000"/>
          <w:highlight w:val="white"/>
        </w:rPr>
        <w:t xml:space="preserve"> 03</w:t>
      </w:r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>/</w:t>
      </w:r>
      <w:proofErr w:type="spellStart"/>
      <w:r>
        <w:rPr>
          <w:color w:val="000000"/>
          <w:highlight w:val="white"/>
        </w:rPr>
        <w:t>tháng</w:t>
      </w:r>
      <w:proofErr w:type="spellEnd"/>
      <w:r>
        <w:rPr>
          <w:color w:val="000000"/>
          <w:highlight w:val="white"/>
        </w:rPr>
        <w:t xml:space="preserve">. Các </w:t>
      </w:r>
      <w:proofErr w:type="spellStart"/>
      <w:r>
        <w:rPr>
          <w:color w:val="000000"/>
          <w:highlight w:val="white"/>
        </w:rPr>
        <w:t>trường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nghỉ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riêng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pháp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luật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vẫn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xét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chuyên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cần</w:t>
      </w:r>
      <w:proofErr w:type="spellEnd"/>
      <w:r>
        <w:rPr>
          <w:color w:val="000000"/>
          <w:highlight w:val="white"/>
        </w:rPr>
        <w:t xml:space="preserve">. NLĐ vi </w:t>
      </w:r>
      <w:proofErr w:type="spellStart"/>
      <w:r>
        <w:rPr>
          <w:color w:val="000000"/>
          <w:highlight w:val="white"/>
        </w:rPr>
        <w:t>phạm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điều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trên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tùy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bị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giảm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tiền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chuyên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cần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tỷ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lệ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</w:r>
      <w:r>
        <w:rPr>
          <w:b/>
          <w:color w:val="000000"/>
          <w:highlight w:val="white"/>
        </w:rPr>
        <w:t xml:space="preserve">3. </w:t>
      </w:r>
      <w:proofErr w:type="spellStart"/>
      <w:r>
        <w:rPr>
          <w:b/>
          <w:color w:val="000000"/>
          <w:highlight w:val="white"/>
        </w:rPr>
        <w:t>Phụ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cấp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>:</w:t>
      </w:r>
      <w:r>
        <w:rPr>
          <w:color w:val="000000"/>
          <w:highlight w:val="white"/>
        </w:rPr>
        <w:br/>
      </w:r>
      <w:proofErr w:type="spellStart"/>
      <w:r>
        <w:rPr>
          <w:color w:val="000000"/>
          <w:highlight w:val="white"/>
        </w:rPr>
        <w:t>Ngoài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chính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thì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tùy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từng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vị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trí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mà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còn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nhận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khoản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cấp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như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sau</w:t>
      </w:r>
      <w:proofErr w:type="spellEnd"/>
      <w:r>
        <w:rPr>
          <w:color w:val="000000"/>
          <w:highlight w:val="white"/>
        </w:rPr>
        <w:t>:</w:t>
      </w:r>
    </w:p>
    <w:tbl>
      <w:tblPr>
        <w:tblStyle w:val="a0"/>
        <w:tblW w:w="96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510"/>
        <w:gridCol w:w="3015"/>
      </w:tblGrid>
      <w:tr w:rsidR="00A61BF1" w14:paraId="7EB5613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F2091F" w14:textId="77777777" w:rsidR="00A61BF1" w:rsidRDefault="00A578FC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</w:rPr>
              <w:t>Khoản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phụ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cấp</w:t>
            </w:r>
            <w:proofErr w:type="spellEnd"/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54C00E" w14:textId="77777777" w:rsidR="00A61BF1" w:rsidRDefault="00A578FC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</w:rPr>
              <w:t>Đối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tượng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áp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dụng</w:t>
            </w:r>
            <w:proofErr w:type="spellEnd"/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58B219" w14:textId="77777777" w:rsidR="00A61BF1" w:rsidRDefault="00A578FC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</w:rPr>
              <w:t>Mức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phụ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cấp</w:t>
            </w:r>
            <w:proofErr w:type="spellEnd"/>
          </w:p>
        </w:tc>
      </w:tr>
      <w:tr w:rsidR="00A61BF1" w14:paraId="5B23808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5E753D" w14:textId="77777777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color w:val="000000"/>
              </w:rPr>
              <w:t>Phụ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nhiệm</w:t>
            </w:r>
            <w:proofErr w:type="spellEnd"/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C44FF2" w14:textId="77777777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color w:val="000000"/>
              </w:rPr>
              <w:t>Dành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đốc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phó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đốc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trưởng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phòng</w:t>
            </w:r>
            <w:proofErr w:type="spellEnd"/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3BC5E3" w14:textId="61C9FAC5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1.000.000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</w:t>
            </w:r>
            <w:r w:rsidR="00EA77C2">
              <w:rPr>
                <w:color w:val="000000"/>
              </w:rPr>
              <w:t>3</w:t>
            </w:r>
            <w:r>
              <w:rPr>
                <w:color w:val="000000"/>
              </w:rPr>
              <w:t>.000.000/</w:t>
            </w:r>
            <w:proofErr w:type="spellStart"/>
            <w:r>
              <w:rPr>
                <w:color w:val="000000"/>
              </w:rPr>
              <w:t>tháng</w:t>
            </w:r>
            <w:proofErr w:type="spellEnd"/>
          </w:p>
        </w:tc>
      </w:tr>
      <w:tr w:rsidR="00A61BF1" w14:paraId="1F4EEE1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06F742" w14:textId="77777777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color w:val="000000"/>
              </w:rPr>
              <w:t>Phụ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thâm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niên</w:t>
            </w:r>
            <w:proofErr w:type="spellEnd"/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48A9F8" w14:textId="77777777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r>
              <w:rPr>
                <w:color w:val="000000"/>
              </w:rPr>
              <w:t xml:space="preserve">NLĐ </w:t>
            </w:r>
            <w:proofErr w:type="spellStart"/>
            <w:r>
              <w:rPr>
                <w:color w:val="000000"/>
              </w:rPr>
              <w:t>gắn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lâu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ty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3 </w:t>
            </w:r>
            <w:proofErr w:type="spellStart"/>
            <w:r>
              <w:rPr>
                <w:color w:val="000000"/>
              </w:rPr>
              <w:t>năm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lên</w:t>
            </w:r>
            <w:proofErr w:type="spellEnd"/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AD66D6" w14:textId="49845DE4" w:rsidR="00A61BF1" w:rsidRDefault="00C30CE7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500.000/</w:t>
            </w:r>
            <w:proofErr w:type="spellStart"/>
            <w:r>
              <w:rPr>
                <w:color w:val="000000"/>
              </w:rPr>
              <w:t>tháng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3</w:t>
            </w:r>
            <w:r w:rsidR="00A578FC">
              <w:rPr>
                <w:color w:val="000000"/>
              </w:rPr>
              <w:t>.000.000/</w:t>
            </w:r>
            <w:proofErr w:type="spellStart"/>
            <w:r w:rsidR="00A578FC">
              <w:rPr>
                <w:color w:val="000000"/>
              </w:rPr>
              <w:t>tháng</w:t>
            </w:r>
            <w:proofErr w:type="spellEnd"/>
          </w:p>
        </w:tc>
      </w:tr>
      <w:tr w:rsidR="00A61BF1" w14:paraId="75384CF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11CE97" w14:textId="77777777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color w:val="000000"/>
              </w:rPr>
              <w:t>Hỗ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xe</w:t>
            </w:r>
            <w:proofErr w:type="spellEnd"/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2F3A97" w14:textId="77777777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  <w:proofErr w:type="spellStart"/>
            <w:r>
              <w:rPr>
                <w:color w:val="000000"/>
              </w:rPr>
              <w:t>Tất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NLĐ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E7947C" w14:textId="1B5B18E5" w:rsidR="00A61BF1" w:rsidRDefault="00C30CE7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300.000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2.0</w:t>
            </w:r>
            <w:r w:rsidR="00A578FC">
              <w:rPr>
                <w:color w:val="000000"/>
              </w:rPr>
              <w:t>00.000/</w:t>
            </w:r>
            <w:proofErr w:type="spellStart"/>
            <w:r w:rsidR="00A578FC">
              <w:rPr>
                <w:color w:val="000000"/>
              </w:rPr>
              <w:t>tháng</w:t>
            </w:r>
            <w:proofErr w:type="spellEnd"/>
          </w:p>
        </w:tc>
      </w:tr>
      <w:tr w:rsidR="00A61BF1" w14:paraId="64C0C73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ED5323" w14:textId="77777777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color w:val="000000"/>
              </w:rPr>
              <w:lastRenderedPageBreak/>
              <w:t>Hỗ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thoại</w:t>
            </w:r>
            <w:proofErr w:type="spellEnd"/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9B0A35" w14:textId="77777777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  <w:proofErr w:type="spellStart"/>
            <w:r>
              <w:rPr>
                <w:color w:val="000000"/>
              </w:rPr>
              <w:t>Tất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NLĐ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E35857" w14:textId="5BA4C79D" w:rsidR="00A61BF1" w:rsidRDefault="00C30CE7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300.000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2.0</w:t>
            </w:r>
            <w:r w:rsidR="00A578FC">
              <w:rPr>
                <w:color w:val="000000"/>
              </w:rPr>
              <w:t>00.000/</w:t>
            </w:r>
            <w:proofErr w:type="spellStart"/>
            <w:r w:rsidR="00A578FC">
              <w:rPr>
                <w:color w:val="000000"/>
              </w:rPr>
              <w:t>tháng</w:t>
            </w:r>
            <w:proofErr w:type="spellEnd"/>
          </w:p>
        </w:tc>
      </w:tr>
      <w:tr w:rsidR="00A61BF1" w14:paraId="53AF2F4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A75901" w14:textId="77777777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color w:val="000000"/>
              </w:rPr>
              <w:t>Tiền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ăn</w:t>
            </w:r>
            <w:proofErr w:type="spellEnd"/>
            <w:r>
              <w:rPr>
                <w:color w:val="000000"/>
              </w:rPr>
              <w:t xml:space="preserve"> ca/</w:t>
            </w:r>
            <w:proofErr w:type="spellStart"/>
            <w:r>
              <w:rPr>
                <w:color w:val="000000"/>
              </w:rPr>
              <w:t>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trưa</w:t>
            </w:r>
            <w:proofErr w:type="spellEnd"/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0E54E6" w14:textId="77777777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  <w:proofErr w:type="spellStart"/>
            <w:r>
              <w:rPr>
                <w:color w:val="000000"/>
              </w:rPr>
              <w:t>Tất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NLĐ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DBFE15" w14:textId="3C486048" w:rsidR="00A61BF1" w:rsidRDefault="006E573B" w:rsidP="00C30CE7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r>
              <w:rPr>
                <w:color w:val="000000"/>
              </w:rPr>
              <w:t>910.000</w:t>
            </w:r>
            <w:r w:rsidR="00A578FC">
              <w:rPr>
                <w:color w:val="000000"/>
              </w:rPr>
              <w:t>/</w:t>
            </w:r>
            <w:proofErr w:type="spellStart"/>
            <w:r w:rsidR="00A578FC">
              <w:rPr>
                <w:color w:val="000000"/>
              </w:rPr>
              <w:t>tháng</w:t>
            </w:r>
            <w:proofErr w:type="spellEnd"/>
            <w:r w:rsidR="00A578FC">
              <w:rPr>
                <w:color w:val="000000"/>
              </w:rPr>
              <w:t> </w:t>
            </w:r>
          </w:p>
        </w:tc>
      </w:tr>
      <w:tr w:rsidR="00A61BF1" w14:paraId="78665F7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B6048D" w14:textId="77777777" w:rsidR="00A61BF1" w:rsidRPr="00027308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  <w:highlight w:val="yellow"/>
              </w:rPr>
            </w:pPr>
            <w:proofErr w:type="spellStart"/>
            <w:r w:rsidRPr="00027308">
              <w:rPr>
                <w:color w:val="000000"/>
                <w:highlight w:val="yellow"/>
              </w:rPr>
              <w:t>Hỗ</w:t>
            </w:r>
            <w:proofErr w:type="spellEnd"/>
            <w:r w:rsidRPr="00027308">
              <w:rPr>
                <w:color w:val="000000"/>
                <w:highlight w:val="yellow"/>
              </w:rPr>
              <w:t xml:space="preserve"> </w:t>
            </w:r>
            <w:proofErr w:type="spellStart"/>
            <w:r w:rsidRPr="00027308">
              <w:rPr>
                <w:color w:val="000000"/>
                <w:highlight w:val="yellow"/>
              </w:rPr>
              <w:t>trợ</w:t>
            </w:r>
            <w:proofErr w:type="spellEnd"/>
            <w:r w:rsidRPr="00027308">
              <w:rPr>
                <w:color w:val="000000"/>
                <w:highlight w:val="yellow"/>
              </w:rPr>
              <w:t xml:space="preserve"> </w:t>
            </w:r>
            <w:proofErr w:type="spellStart"/>
            <w:r w:rsidRPr="00027308">
              <w:rPr>
                <w:color w:val="000000"/>
                <w:highlight w:val="yellow"/>
              </w:rPr>
              <w:t>nhà</w:t>
            </w:r>
            <w:proofErr w:type="spellEnd"/>
            <w:r w:rsidRPr="00027308">
              <w:rPr>
                <w:color w:val="000000"/>
                <w:highlight w:val="yellow"/>
              </w:rPr>
              <w:t xml:space="preserve"> ở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D94075" w14:textId="77777777" w:rsidR="00A61BF1" w:rsidRPr="00027308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  <w:highlight w:val="yellow"/>
              </w:rPr>
            </w:pPr>
            <w:r w:rsidRPr="00027308">
              <w:rPr>
                <w:color w:val="000000"/>
                <w:highlight w:val="yellow"/>
              </w:rPr>
              <w:t xml:space="preserve">Lao </w:t>
            </w:r>
            <w:proofErr w:type="spellStart"/>
            <w:r w:rsidRPr="00027308">
              <w:rPr>
                <w:color w:val="000000"/>
                <w:highlight w:val="yellow"/>
              </w:rPr>
              <w:t>động</w:t>
            </w:r>
            <w:proofErr w:type="spellEnd"/>
            <w:r w:rsidRPr="00027308">
              <w:rPr>
                <w:color w:val="000000"/>
                <w:highlight w:val="yellow"/>
              </w:rPr>
              <w:t xml:space="preserve"> </w:t>
            </w:r>
            <w:proofErr w:type="spellStart"/>
            <w:r w:rsidRPr="00027308">
              <w:rPr>
                <w:color w:val="000000"/>
                <w:highlight w:val="yellow"/>
              </w:rPr>
              <w:t>có</w:t>
            </w:r>
            <w:proofErr w:type="spellEnd"/>
            <w:r w:rsidRPr="00027308">
              <w:rPr>
                <w:color w:val="000000"/>
                <w:highlight w:val="yellow"/>
              </w:rPr>
              <w:t xml:space="preserve"> </w:t>
            </w:r>
            <w:proofErr w:type="spellStart"/>
            <w:r w:rsidRPr="00027308">
              <w:rPr>
                <w:color w:val="000000"/>
                <w:highlight w:val="yellow"/>
              </w:rPr>
              <w:t>hợp</w:t>
            </w:r>
            <w:proofErr w:type="spellEnd"/>
            <w:r w:rsidRPr="00027308">
              <w:rPr>
                <w:color w:val="000000"/>
                <w:highlight w:val="yellow"/>
              </w:rPr>
              <w:t xml:space="preserve"> </w:t>
            </w:r>
            <w:proofErr w:type="spellStart"/>
            <w:r w:rsidRPr="00027308">
              <w:rPr>
                <w:color w:val="000000"/>
                <w:highlight w:val="yellow"/>
              </w:rPr>
              <w:t>đồng</w:t>
            </w:r>
            <w:proofErr w:type="spellEnd"/>
            <w:r w:rsidRPr="00027308">
              <w:rPr>
                <w:color w:val="000000"/>
                <w:highlight w:val="yellow"/>
              </w:rPr>
              <w:t xml:space="preserve"> </w:t>
            </w:r>
            <w:proofErr w:type="spellStart"/>
            <w:r w:rsidRPr="00027308">
              <w:rPr>
                <w:color w:val="000000"/>
                <w:highlight w:val="yellow"/>
              </w:rPr>
              <w:t>thuê</w:t>
            </w:r>
            <w:proofErr w:type="spellEnd"/>
            <w:r w:rsidRPr="00027308">
              <w:rPr>
                <w:color w:val="000000"/>
                <w:highlight w:val="yellow"/>
              </w:rPr>
              <w:t xml:space="preserve"> </w:t>
            </w:r>
            <w:proofErr w:type="spellStart"/>
            <w:r w:rsidRPr="00027308">
              <w:rPr>
                <w:color w:val="000000"/>
                <w:highlight w:val="yellow"/>
              </w:rPr>
              <w:t>nhà</w:t>
            </w:r>
            <w:proofErr w:type="spellEnd"/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8A9AED" w14:textId="7DFE9546" w:rsidR="00A61BF1" w:rsidRPr="00027308" w:rsidRDefault="00C30CE7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  <w:highlight w:val="yellow"/>
              </w:rPr>
            </w:pPr>
            <w:proofErr w:type="spellStart"/>
            <w:r w:rsidRPr="00027308">
              <w:rPr>
                <w:color w:val="000000"/>
                <w:highlight w:val="yellow"/>
              </w:rPr>
              <w:t>Từ</w:t>
            </w:r>
            <w:proofErr w:type="spellEnd"/>
            <w:r w:rsidRPr="00027308">
              <w:rPr>
                <w:color w:val="000000"/>
                <w:highlight w:val="yellow"/>
              </w:rPr>
              <w:t xml:space="preserve"> 300.000/</w:t>
            </w:r>
            <w:proofErr w:type="spellStart"/>
            <w:r w:rsidRPr="00027308">
              <w:rPr>
                <w:color w:val="000000"/>
                <w:highlight w:val="yellow"/>
              </w:rPr>
              <w:t>tháng</w:t>
            </w:r>
            <w:proofErr w:type="spellEnd"/>
            <w:r w:rsidRPr="00027308">
              <w:rPr>
                <w:color w:val="000000"/>
                <w:highlight w:val="yellow"/>
              </w:rPr>
              <w:t xml:space="preserve"> </w:t>
            </w:r>
            <w:proofErr w:type="spellStart"/>
            <w:r w:rsidRPr="00027308">
              <w:rPr>
                <w:color w:val="000000"/>
                <w:highlight w:val="yellow"/>
              </w:rPr>
              <w:t>đến</w:t>
            </w:r>
            <w:proofErr w:type="spellEnd"/>
            <w:r w:rsidRPr="00027308">
              <w:rPr>
                <w:color w:val="000000"/>
                <w:highlight w:val="yellow"/>
              </w:rPr>
              <w:t xml:space="preserve"> 3.0</w:t>
            </w:r>
            <w:r w:rsidR="00A578FC" w:rsidRPr="00027308">
              <w:rPr>
                <w:color w:val="000000"/>
                <w:highlight w:val="yellow"/>
              </w:rPr>
              <w:t>00.000/</w:t>
            </w:r>
            <w:proofErr w:type="spellStart"/>
            <w:r w:rsidR="00A578FC" w:rsidRPr="00027308">
              <w:rPr>
                <w:color w:val="000000"/>
                <w:highlight w:val="yellow"/>
              </w:rPr>
              <w:t>tháng</w:t>
            </w:r>
            <w:proofErr w:type="spellEnd"/>
          </w:p>
        </w:tc>
      </w:tr>
      <w:tr w:rsidR="00A61BF1" w14:paraId="5CF2515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68813E" w14:textId="77777777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color w:val="000000"/>
              </w:rPr>
              <w:t>Hỗ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nuôi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nhỏ</w:t>
            </w:r>
            <w:proofErr w:type="spellEnd"/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32DF7E" w14:textId="77777777" w:rsidR="00A61BF1" w:rsidRDefault="00A578FC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r>
              <w:rPr>
                <w:color w:val="000000"/>
              </w:rPr>
              <w:t xml:space="preserve">Lao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lao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nhỏ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trẻ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mẫu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giáo</w:t>
            </w:r>
            <w:proofErr w:type="spellEnd"/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B4D8E9" w14:textId="2FB741F7" w:rsidR="00A61BF1" w:rsidRDefault="00C30CE7">
            <w:pPr>
              <w:spacing w:line="360" w:lineRule="auto"/>
              <w:ind w:left="0" w:hanging="2"/>
              <w:rPr>
                <w:rFonts w:ascii="Arial" w:eastAsia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300.000/</w:t>
            </w:r>
            <w:proofErr w:type="spellStart"/>
            <w:r>
              <w:rPr>
                <w:color w:val="000000"/>
              </w:rPr>
              <w:t>tháng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3</w:t>
            </w:r>
            <w:r w:rsidR="00A578FC">
              <w:rPr>
                <w:color w:val="000000"/>
              </w:rPr>
              <w:t>.000.000/</w:t>
            </w:r>
            <w:proofErr w:type="spellStart"/>
            <w:r w:rsidR="00A578FC">
              <w:rPr>
                <w:color w:val="000000"/>
              </w:rPr>
              <w:t>tháng</w:t>
            </w:r>
            <w:proofErr w:type="spellEnd"/>
          </w:p>
        </w:tc>
      </w:tr>
    </w:tbl>
    <w:p w14:paraId="57264EC4" w14:textId="77777777" w:rsidR="00A61BF1" w:rsidRDefault="00A578FC">
      <w:pPr>
        <w:spacing w:before="120" w:after="120" w:line="360" w:lineRule="auto"/>
        <w:ind w:left="0" w:hanging="2"/>
      </w:pPr>
      <w:r>
        <w:rPr>
          <w:color w:val="000000"/>
          <w:highlight w:val="white"/>
        </w:rPr>
        <w:t xml:space="preserve">NSDLĐ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trách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nhiệm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thỏa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thuận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với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từng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về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những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khoản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cấp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mà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nhận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về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điều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hợp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</w:r>
      <w:r>
        <w:rPr>
          <w:b/>
          <w:color w:val="000000"/>
          <w:highlight w:val="white"/>
        </w:rPr>
        <w:t>4. </w:t>
      </w:r>
      <w:proofErr w:type="spellStart"/>
      <w:r>
        <w:rPr>
          <w:b/>
          <w:color w:val="000000"/>
          <w:highlight w:val="white"/>
        </w:rPr>
        <w:t>Chế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độ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nâng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>: </w:t>
      </w:r>
    </w:p>
    <w:p w14:paraId="73A893D6" w14:textId="1314C613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222222"/>
        </w:rPr>
        <w:t xml:space="preserve">- </w:t>
      </w:r>
      <w:proofErr w:type="spellStart"/>
      <w:r>
        <w:rPr>
          <w:color w:val="222222"/>
        </w:rPr>
        <w:t>Về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chế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độ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xét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nâng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 : </w:t>
      </w:r>
      <w:proofErr w:type="spellStart"/>
      <w:r>
        <w:rPr>
          <w:color w:val="222222"/>
        </w:rPr>
        <w:t>Mỗi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năm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đạo</w:t>
      </w:r>
      <w:proofErr w:type="spellEnd"/>
      <w:r>
        <w:rPr>
          <w:color w:val="222222"/>
        </w:rPr>
        <w:t xml:space="preserve"> Công ty </w:t>
      </w:r>
      <w:proofErr w:type="spellStart"/>
      <w:r>
        <w:rPr>
          <w:color w:val="222222"/>
        </w:rPr>
        <w:t>xét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nâng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nhân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một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lần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vào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tháng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thứ</w:t>
      </w:r>
      <w:proofErr w:type="spellEnd"/>
      <w:r>
        <w:rPr>
          <w:color w:val="222222"/>
        </w:rPr>
        <w:t xml:space="preserve"> 0</w:t>
      </w:r>
      <w:r w:rsidR="00B83CCD">
        <w:rPr>
          <w:color w:val="222222"/>
        </w:rPr>
        <w:t>2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của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năm</w:t>
      </w:r>
      <w:proofErr w:type="spellEnd"/>
      <w:r>
        <w:rPr>
          <w:color w:val="222222"/>
        </w:rPr>
        <w:t>. </w:t>
      </w:r>
    </w:p>
    <w:p w14:paraId="253C6265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222222"/>
        </w:rPr>
        <w:t xml:space="preserve">- </w:t>
      </w:r>
      <w:proofErr w:type="spellStart"/>
      <w:r>
        <w:rPr>
          <w:color w:val="222222"/>
        </w:rPr>
        <w:t>Niên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hạn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và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đối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tượng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được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trong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diện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xét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nâng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: Các </w:t>
      </w:r>
      <w:proofErr w:type="spellStart"/>
      <w:r>
        <w:rPr>
          <w:color w:val="222222"/>
        </w:rPr>
        <w:t>nhân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có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đủ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niên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hạn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năm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hưởng</w:t>
      </w:r>
      <w:proofErr w:type="spellEnd"/>
      <w:r>
        <w:rPr>
          <w:color w:val="222222"/>
        </w:rPr>
        <w:t xml:space="preserve"> ở </w:t>
      </w:r>
      <w:proofErr w:type="spellStart"/>
      <w:r>
        <w:rPr>
          <w:color w:val="222222"/>
        </w:rPr>
        <w:t>một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kể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ngày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xếp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lần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kế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với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ngày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xét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mới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với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điều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kiện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hoàn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thành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tốt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nhiệm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vụ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được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giao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và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không</w:t>
      </w:r>
      <w:proofErr w:type="spellEnd"/>
      <w:r>
        <w:rPr>
          <w:color w:val="222222"/>
        </w:rPr>
        <w:t xml:space="preserve"> vi </w:t>
      </w:r>
      <w:proofErr w:type="spellStart"/>
      <w:r>
        <w:rPr>
          <w:color w:val="222222"/>
        </w:rPr>
        <w:t>phạm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Nội</w:t>
      </w:r>
      <w:proofErr w:type="spellEnd"/>
      <w:r>
        <w:rPr>
          <w:color w:val="222222"/>
        </w:rPr>
        <w:t xml:space="preserve"> qui </w:t>
      </w:r>
      <w:proofErr w:type="spellStart"/>
      <w:r>
        <w:rPr>
          <w:color w:val="222222"/>
        </w:rPr>
        <w:t>lao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động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Nếu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có</w:t>
      </w:r>
      <w:proofErr w:type="spellEnd"/>
      <w:r>
        <w:rPr>
          <w:color w:val="222222"/>
        </w:rPr>
        <w:t xml:space="preserve"> vi </w:t>
      </w:r>
      <w:proofErr w:type="spellStart"/>
      <w:r>
        <w:rPr>
          <w:color w:val="222222"/>
        </w:rPr>
        <w:t>phạm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thì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không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được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vào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diện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xét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Năm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mới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được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xét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nâng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với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điều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kiện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không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tái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phạm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kỷ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luật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động</w:t>
      </w:r>
      <w:proofErr w:type="spellEnd"/>
      <w:r>
        <w:rPr>
          <w:color w:val="222222"/>
        </w:rPr>
        <w:t>. </w:t>
      </w:r>
    </w:p>
    <w:p w14:paraId="189774AA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222222"/>
        </w:rPr>
        <w:t>-</w:t>
      </w:r>
      <w:proofErr w:type="spellStart"/>
      <w:r>
        <w:rPr>
          <w:color w:val="222222"/>
        </w:rPr>
        <w:t>Thủ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tục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xét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nâng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:  </w:t>
      </w:r>
      <w:proofErr w:type="spellStart"/>
      <w:r>
        <w:rPr>
          <w:color w:val="222222"/>
        </w:rPr>
        <w:t>Đến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ký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xét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duyệt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nâng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 Ban </w:t>
      </w:r>
      <w:proofErr w:type="spellStart"/>
      <w:r>
        <w:rPr>
          <w:color w:val="222222"/>
        </w:rPr>
        <w:t>lãnh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đạo</w:t>
      </w:r>
      <w:proofErr w:type="spellEnd"/>
      <w:r>
        <w:rPr>
          <w:color w:val="222222"/>
        </w:rPr>
        <w:t xml:space="preserve"> Công ty </w:t>
      </w:r>
      <w:proofErr w:type="spellStart"/>
      <w:r>
        <w:rPr>
          <w:color w:val="222222"/>
        </w:rPr>
        <w:t>sẽ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họp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và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công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bố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việc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xét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duyệt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xét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duyệt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Đối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với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nhân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chưa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đuợc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xét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nâng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thì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Giám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đốc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điều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hành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sẽ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giải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thích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nhân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tâm</w:t>
      </w:r>
      <w:proofErr w:type="spellEnd"/>
      <w:r>
        <w:rPr>
          <w:color w:val="222222"/>
        </w:rPr>
        <w:t>.</w:t>
      </w:r>
    </w:p>
    <w:p w14:paraId="05636B8A" w14:textId="18453306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222222"/>
        </w:rPr>
        <w:t xml:space="preserve">-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nâng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của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mỗi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bậc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từ</w:t>
      </w:r>
      <w:proofErr w:type="spellEnd"/>
      <w:r>
        <w:rPr>
          <w:color w:val="222222"/>
        </w:rPr>
        <w:t xml:space="preserve"> </w:t>
      </w:r>
      <w:r w:rsidR="006F4E5B">
        <w:rPr>
          <w:color w:val="222222"/>
        </w:rPr>
        <w:t>5</w:t>
      </w:r>
      <w:r>
        <w:rPr>
          <w:color w:val="222222"/>
        </w:rPr>
        <w:t xml:space="preserve">% - </w:t>
      </w:r>
      <w:r w:rsidR="006F4E5B">
        <w:rPr>
          <w:color w:val="222222"/>
        </w:rPr>
        <w:t>1</w:t>
      </w:r>
      <w:r>
        <w:rPr>
          <w:color w:val="222222"/>
        </w:rPr>
        <w:t xml:space="preserve">0%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hiện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tại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tuỳ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kết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kinh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doanh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của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công</w:t>
      </w:r>
      <w:proofErr w:type="spellEnd"/>
      <w:r>
        <w:rPr>
          <w:color w:val="222222"/>
        </w:rPr>
        <w:t xml:space="preserve"> ty </w:t>
      </w:r>
      <w:proofErr w:type="spellStart"/>
      <w:r>
        <w:rPr>
          <w:color w:val="222222"/>
        </w:rPr>
        <w:t>trong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năm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này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sẽ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dựa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vào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thàng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bảng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lương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được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đăng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ký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với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cơ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quan</w:t>
      </w:r>
      <w:proofErr w:type="spellEnd"/>
      <w:r>
        <w:rPr>
          <w:color w:val="222222"/>
        </w:rPr>
        <w:t xml:space="preserve"> BHXH, </w:t>
      </w:r>
      <w:proofErr w:type="spellStart"/>
      <w:r>
        <w:rPr>
          <w:color w:val="222222"/>
        </w:rPr>
        <w:t>Phòng</w:t>
      </w:r>
      <w:proofErr w:type="spellEnd"/>
      <w:r>
        <w:rPr>
          <w:color w:val="222222"/>
        </w:rPr>
        <w:t xml:space="preserve"> Lao </w:t>
      </w:r>
      <w:proofErr w:type="spellStart"/>
      <w:r>
        <w:rPr>
          <w:color w:val="222222"/>
        </w:rPr>
        <w:t>động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thương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hội</w:t>
      </w:r>
      <w:proofErr w:type="spellEnd"/>
      <w:r>
        <w:rPr>
          <w:color w:val="222222"/>
        </w:rPr>
        <w:t>.</w:t>
      </w:r>
    </w:p>
    <w:p w14:paraId="52212F13" w14:textId="3690402C" w:rsidR="00A61BF1" w:rsidRDefault="00A578FC">
      <w:pPr>
        <w:spacing w:before="120" w:after="120" w:line="360" w:lineRule="auto"/>
        <w:ind w:left="0" w:hanging="2"/>
      </w:pP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11</w:t>
      </w:r>
      <w:r>
        <w:rPr>
          <w:color w:val="000000"/>
          <w:highlight w:val="white"/>
        </w:rPr>
        <w:t xml:space="preserve">: Các </w:t>
      </w:r>
      <w:proofErr w:type="spellStart"/>
      <w:r>
        <w:rPr>
          <w:color w:val="000000"/>
          <w:highlight w:val="white"/>
        </w:rPr>
        <w:t>khoản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bổ</w:t>
      </w:r>
      <w:proofErr w:type="spellEnd"/>
      <w:r>
        <w:rPr>
          <w:color w:val="000000"/>
          <w:highlight w:val="white"/>
        </w:rPr>
        <w:t xml:space="preserve"> sung, </w:t>
      </w:r>
      <w:proofErr w:type="spellStart"/>
      <w:r>
        <w:rPr>
          <w:color w:val="000000"/>
          <w:highlight w:val="white"/>
        </w:rPr>
        <w:t>chế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phúc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lợi</w:t>
      </w:r>
      <w:proofErr w:type="spellEnd"/>
      <w:r>
        <w:rPr>
          <w:color w:val="000000"/>
          <w:highlight w:val="white"/>
        </w:rPr>
        <w:t>:</w:t>
      </w:r>
      <w:r>
        <w:rPr>
          <w:color w:val="000000"/>
          <w:highlight w:val="white"/>
        </w:rPr>
        <w:br/>
        <w:t xml:space="preserve">1. </w:t>
      </w:r>
      <w:proofErr w:type="spellStart"/>
      <w:r>
        <w:rPr>
          <w:color w:val="000000"/>
          <w:highlight w:val="white"/>
        </w:rPr>
        <w:t>Tặng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sinh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nhật</w:t>
      </w:r>
      <w:proofErr w:type="spellEnd"/>
      <w:r>
        <w:rPr>
          <w:color w:val="000000"/>
          <w:highlight w:val="white"/>
        </w:rPr>
        <w:t xml:space="preserve"> (</w:t>
      </w:r>
      <w:proofErr w:type="spellStart"/>
      <w:r>
        <w:rPr>
          <w:color w:val="000000"/>
          <w:highlight w:val="white"/>
        </w:rPr>
        <w:t>đối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với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đã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từ</w:t>
      </w:r>
      <w:proofErr w:type="spellEnd"/>
      <w:r>
        <w:rPr>
          <w:color w:val="000000"/>
          <w:highlight w:val="white"/>
        </w:rPr>
        <w:t xml:space="preserve"> 3 </w:t>
      </w:r>
      <w:proofErr w:type="spellStart"/>
      <w:r>
        <w:rPr>
          <w:color w:val="000000"/>
          <w:highlight w:val="white"/>
        </w:rPr>
        <w:t>tháng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trở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lên</w:t>
      </w:r>
      <w:proofErr w:type="spellEnd"/>
      <w:r>
        <w:rPr>
          <w:color w:val="000000"/>
          <w:highlight w:val="white"/>
        </w:rPr>
        <w:t>): 200.000</w:t>
      </w:r>
      <w:r w:rsidR="00C30CE7">
        <w:rPr>
          <w:color w:val="000000"/>
          <w:highlight w:val="white"/>
        </w:rPr>
        <w:t xml:space="preserve"> – 500.000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>/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br/>
        <w:t xml:space="preserve">2. </w:t>
      </w:r>
      <w:proofErr w:type="spellStart"/>
      <w:r>
        <w:rPr>
          <w:color w:val="000000"/>
          <w:highlight w:val="white"/>
        </w:rPr>
        <w:t>T</w:t>
      </w:r>
      <w:r w:rsidR="006F4E5B">
        <w:rPr>
          <w:color w:val="000000"/>
          <w:highlight w:val="white"/>
        </w:rPr>
        <w:t>ặng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cưới</w:t>
      </w:r>
      <w:proofErr w:type="spellEnd"/>
      <w:r>
        <w:rPr>
          <w:color w:val="000000"/>
          <w:highlight w:val="white"/>
        </w:rPr>
        <w:t xml:space="preserve"> (</w:t>
      </w:r>
      <w:proofErr w:type="spellStart"/>
      <w:r>
        <w:rPr>
          <w:color w:val="000000"/>
          <w:highlight w:val="white"/>
        </w:rPr>
        <w:t>bằng</w:t>
      </w:r>
      <w:proofErr w:type="spellEnd"/>
      <w:r>
        <w:rPr>
          <w:color w:val="000000"/>
          <w:highlight w:val="white"/>
        </w:rPr>
        <w:t> </w:t>
      </w:r>
      <w:proofErr w:type="spellStart"/>
      <w:r>
        <w:rPr>
          <w:color w:val="000000"/>
          <w:highlight w:val="white"/>
        </w:rPr>
        <w:t>tiền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hoặc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vật</w:t>
      </w:r>
      <w:proofErr w:type="spellEnd"/>
      <w:r>
        <w:rPr>
          <w:color w:val="000000"/>
          <w:highlight w:val="white"/>
        </w:rPr>
        <w:t>) (</w:t>
      </w:r>
      <w:proofErr w:type="spellStart"/>
      <w:r>
        <w:rPr>
          <w:color w:val="000000"/>
          <w:highlight w:val="white"/>
        </w:rPr>
        <w:t>đối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với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đã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làm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từ</w:t>
      </w:r>
      <w:proofErr w:type="spellEnd"/>
      <w:r>
        <w:rPr>
          <w:color w:val="000000"/>
          <w:highlight w:val="white"/>
        </w:rPr>
        <w:t xml:space="preserve"> 1 </w:t>
      </w:r>
      <w:proofErr w:type="spellStart"/>
      <w:r>
        <w:rPr>
          <w:color w:val="000000"/>
          <w:highlight w:val="white"/>
        </w:rPr>
        <w:t>năm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trở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lên</w:t>
      </w:r>
      <w:proofErr w:type="spellEnd"/>
      <w:r>
        <w:rPr>
          <w:color w:val="000000"/>
          <w:highlight w:val="white"/>
        </w:rPr>
        <w:t>): 500.000</w:t>
      </w:r>
      <w:r w:rsidR="00C30CE7">
        <w:rPr>
          <w:color w:val="000000"/>
          <w:highlight w:val="white"/>
        </w:rPr>
        <w:t xml:space="preserve"> – 1.000.000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>/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rFonts w:ascii="Arial" w:eastAsia="Arial" w:hAnsi="Arial" w:cs="Arial"/>
          <w:color w:val="222222"/>
          <w:sz w:val="18"/>
          <w:szCs w:val="18"/>
        </w:rPr>
        <w:br/>
      </w:r>
      <w:r>
        <w:rPr>
          <w:color w:val="000000"/>
          <w:highlight w:val="white"/>
        </w:rPr>
        <w:t xml:space="preserve">3. </w:t>
      </w:r>
      <w:proofErr w:type="spellStart"/>
      <w:r>
        <w:rPr>
          <w:color w:val="000000"/>
          <w:highlight w:val="white"/>
        </w:rPr>
        <w:t>Qùa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trung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thu</w:t>
      </w:r>
      <w:proofErr w:type="spellEnd"/>
      <w:r>
        <w:rPr>
          <w:color w:val="000000"/>
          <w:highlight w:val="white"/>
        </w:rPr>
        <w:t xml:space="preserve"> (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con NLĐ </w:t>
      </w:r>
      <w:proofErr w:type="spellStart"/>
      <w:r>
        <w:rPr>
          <w:color w:val="000000"/>
          <w:highlight w:val="white"/>
        </w:rPr>
        <w:t>dưới</w:t>
      </w:r>
      <w:proofErr w:type="spellEnd"/>
      <w:r>
        <w:rPr>
          <w:color w:val="000000"/>
          <w:highlight w:val="white"/>
        </w:rPr>
        <w:t xml:space="preserve"> 7 </w:t>
      </w:r>
      <w:proofErr w:type="spellStart"/>
      <w:r>
        <w:rPr>
          <w:color w:val="000000"/>
          <w:highlight w:val="white"/>
        </w:rPr>
        <w:t>tuổi</w:t>
      </w:r>
      <w:proofErr w:type="spellEnd"/>
      <w:r>
        <w:rPr>
          <w:color w:val="000000"/>
          <w:highlight w:val="white"/>
        </w:rPr>
        <w:t xml:space="preserve">): 100.000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>/</w:t>
      </w:r>
      <w:proofErr w:type="spellStart"/>
      <w:r>
        <w:rPr>
          <w:color w:val="000000"/>
          <w:highlight w:val="white"/>
        </w:rPr>
        <w:t>cháu</w:t>
      </w:r>
      <w:proofErr w:type="spellEnd"/>
      <w:r>
        <w:rPr>
          <w:color w:val="000000"/>
          <w:highlight w:val="white"/>
        </w:rPr>
        <w:br/>
        <w:t xml:space="preserve">4. </w:t>
      </w:r>
      <w:proofErr w:type="spellStart"/>
      <w:r>
        <w:rPr>
          <w:color w:val="000000"/>
          <w:highlight w:val="white"/>
        </w:rPr>
        <w:t>Thưởng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tiền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tết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lịch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 30/4</w:t>
      </w:r>
      <w:r w:rsidR="006F4E5B">
        <w:rPr>
          <w:color w:val="000000"/>
          <w:highlight w:val="white"/>
        </w:rPr>
        <w:t>,</w:t>
      </w:r>
      <w:r>
        <w:rPr>
          <w:color w:val="000000"/>
          <w:highlight w:val="white"/>
        </w:rPr>
        <w:t xml:space="preserve"> 1/5, 2/9: 200.00</w:t>
      </w:r>
      <w:r w:rsidR="00C30CE7">
        <w:rPr>
          <w:color w:val="000000"/>
          <w:highlight w:val="white"/>
        </w:rPr>
        <w:t xml:space="preserve">0 – 500.000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>/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br/>
        <w:t xml:space="preserve">5. Lao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nữ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nhận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nhân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 8/3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20/10: 200.000</w:t>
      </w:r>
      <w:r w:rsidR="00C30CE7">
        <w:rPr>
          <w:color w:val="000000"/>
          <w:highlight w:val="white"/>
        </w:rPr>
        <w:t xml:space="preserve"> – 500.000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>/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br/>
        <w:t xml:space="preserve">6. Tham </w:t>
      </w:r>
      <w:proofErr w:type="spellStart"/>
      <w:r>
        <w:rPr>
          <w:color w:val="000000"/>
          <w:highlight w:val="white"/>
        </w:rPr>
        <w:t>quan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nghỉ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mát</w:t>
      </w:r>
      <w:proofErr w:type="spellEnd"/>
      <w:r>
        <w:rPr>
          <w:color w:val="000000"/>
          <w:highlight w:val="white"/>
        </w:rPr>
        <w:t>:</w:t>
      </w:r>
    </w:p>
    <w:p w14:paraId="5E17D09B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+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100%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NLĐ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 xml:space="preserve">+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70%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6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 xml:space="preserve">+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50%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6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>.</w:t>
      </w:r>
    </w:p>
    <w:p w14:paraId="52AAA8F1" w14:textId="77777777" w:rsidR="00A61BF1" w:rsidRDefault="00A578FC">
      <w:pPr>
        <w:spacing w:before="120" w:after="120" w:line="360" w:lineRule="auto"/>
        <w:ind w:left="0" w:hanging="2"/>
      </w:pPr>
      <w:r>
        <w:rPr>
          <w:color w:val="000000"/>
          <w:highlight w:val="white"/>
        </w:rPr>
        <w:lastRenderedPageBreak/>
        <w:t xml:space="preserve">7. </w:t>
      </w:r>
      <w:proofErr w:type="spellStart"/>
      <w:r>
        <w:rPr>
          <w:color w:val="000000"/>
          <w:highlight w:val="white"/>
        </w:rPr>
        <w:t>Bản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thân</w:t>
      </w:r>
      <w:proofErr w:type="spellEnd"/>
      <w:r>
        <w:rPr>
          <w:color w:val="000000"/>
          <w:highlight w:val="white"/>
        </w:rPr>
        <w:t xml:space="preserve"> NLĐ </w:t>
      </w:r>
      <w:proofErr w:type="spellStart"/>
      <w:r>
        <w:rPr>
          <w:color w:val="000000"/>
          <w:highlight w:val="white"/>
        </w:rPr>
        <w:t>bị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mắc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bệnh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hiểm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nghèo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bị</w:t>
      </w:r>
      <w:proofErr w:type="spellEnd"/>
      <w:r>
        <w:rPr>
          <w:color w:val="000000"/>
          <w:highlight w:val="white"/>
        </w:rPr>
        <w:t xml:space="preserve"> tai </w:t>
      </w:r>
      <w:proofErr w:type="spellStart"/>
      <w:r>
        <w:rPr>
          <w:color w:val="000000"/>
          <w:highlight w:val="white"/>
        </w:rPr>
        <w:t>nạn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hoặc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ốm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đau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dài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 (</w:t>
      </w:r>
      <w:proofErr w:type="spellStart"/>
      <w:r>
        <w:rPr>
          <w:color w:val="000000"/>
          <w:highlight w:val="white"/>
        </w:rPr>
        <w:t>phải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điều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trị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bệnh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giấy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nhận</w:t>
      </w:r>
      <w:proofErr w:type="spellEnd"/>
      <w:r>
        <w:rPr>
          <w:color w:val="000000"/>
          <w:highlight w:val="white"/>
        </w:rPr>
        <w:t xml:space="preserve">): </w:t>
      </w:r>
      <w:proofErr w:type="spellStart"/>
      <w:r>
        <w:rPr>
          <w:color w:val="000000"/>
          <w:highlight w:val="white"/>
        </w:rPr>
        <w:t>từ</w:t>
      </w:r>
      <w:proofErr w:type="spellEnd"/>
      <w:r>
        <w:rPr>
          <w:color w:val="000000"/>
          <w:highlight w:val="white"/>
        </w:rPr>
        <w:t xml:space="preserve"> 500.000 </w:t>
      </w:r>
      <w:proofErr w:type="spellStart"/>
      <w:r>
        <w:rPr>
          <w:color w:val="000000"/>
          <w:highlight w:val="white"/>
        </w:rPr>
        <w:t>đến</w:t>
      </w:r>
      <w:proofErr w:type="spellEnd"/>
      <w:r>
        <w:rPr>
          <w:color w:val="000000"/>
          <w:highlight w:val="white"/>
        </w:rPr>
        <w:t xml:space="preserve"> 1.000.000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>/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(</w:t>
      </w:r>
      <w:proofErr w:type="spellStart"/>
      <w:r>
        <w:rPr>
          <w:color w:val="000000"/>
          <w:highlight w:val="white"/>
        </w:rPr>
        <w:t>tùy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nặng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nhẹ</w:t>
      </w:r>
      <w:proofErr w:type="spellEnd"/>
      <w:r>
        <w:rPr>
          <w:color w:val="000000"/>
          <w:highlight w:val="white"/>
        </w:rPr>
        <w:t>)</w:t>
      </w:r>
      <w:r>
        <w:rPr>
          <w:color w:val="000000"/>
          <w:highlight w:val="white"/>
        </w:rPr>
        <w:br/>
        <w:t xml:space="preserve">8. </w:t>
      </w:r>
      <w:proofErr w:type="spellStart"/>
      <w:r>
        <w:rPr>
          <w:color w:val="000000"/>
          <w:highlight w:val="white"/>
        </w:rPr>
        <w:t>Phúng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viếng</w:t>
      </w:r>
      <w:proofErr w:type="spellEnd"/>
      <w:r>
        <w:rPr>
          <w:color w:val="000000"/>
          <w:highlight w:val="white"/>
        </w:rPr>
        <w:t xml:space="preserve"> tang </w:t>
      </w:r>
      <w:proofErr w:type="spellStart"/>
      <w:r>
        <w:rPr>
          <w:color w:val="000000"/>
          <w:highlight w:val="white"/>
        </w:rPr>
        <w:t>lễ</w:t>
      </w:r>
      <w:proofErr w:type="spellEnd"/>
      <w:r>
        <w:rPr>
          <w:color w:val="000000"/>
          <w:highlight w:val="white"/>
        </w:rPr>
        <w:t xml:space="preserve"> NLĐ: 1.000.0000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1 </w:t>
      </w:r>
      <w:proofErr w:type="spellStart"/>
      <w:r>
        <w:rPr>
          <w:color w:val="000000"/>
          <w:highlight w:val="white"/>
        </w:rPr>
        <w:t>vòng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hoa</w:t>
      </w:r>
      <w:proofErr w:type="spellEnd"/>
      <w:r>
        <w:rPr>
          <w:color w:val="000000"/>
          <w:highlight w:val="white"/>
        </w:rPr>
        <w:br/>
        <w:t xml:space="preserve">9. </w:t>
      </w:r>
      <w:proofErr w:type="spellStart"/>
      <w:r>
        <w:rPr>
          <w:color w:val="000000"/>
          <w:highlight w:val="white"/>
        </w:rPr>
        <w:t>Phúng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viếng</w:t>
      </w:r>
      <w:proofErr w:type="spellEnd"/>
      <w:r>
        <w:rPr>
          <w:color w:val="000000"/>
          <w:highlight w:val="white"/>
        </w:rPr>
        <w:t xml:space="preserve"> tang </w:t>
      </w:r>
      <w:proofErr w:type="spellStart"/>
      <w:r>
        <w:rPr>
          <w:color w:val="000000"/>
          <w:highlight w:val="white"/>
        </w:rPr>
        <w:t>chế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tứ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thân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phụ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mẫu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vợ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chồng</w:t>
      </w:r>
      <w:proofErr w:type="spellEnd"/>
      <w:r>
        <w:rPr>
          <w:color w:val="000000"/>
          <w:highlight w:val="white"/>
        </w:rPr>
        <w:t xml:space="preserve">, con NLĐ: 500.0000 </w:t>
      </w:r>
      <w:proofErr w:type="spellStart"/>
      <w:r>
        <w:rPr>
          <w:color w:val="000000"/>
          <w:highlight w:val="white"/>
        </w:rPr>
        <w:t>đồng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1 </w:t>
      </w:r>
      <w:proofErr w:type="spellStart"/>
      <w:r>
        <w:rPr>
          <w:color w:val="000000"/>
          <w:highlight w:val="white"/>
        </w:rPr>
        <w:t>vòng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hoa</w:t>
      </w:r>
      <w:proofErr w:type="spellEnd"/>
      <w:r>
        <w:rPr>
          <w:color w:val="000000"/>
          <w:highlight w:val="white"/>
        </w:rPr>
        <w:br/>
      </w: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12. </w:t>
      </w:r>
      <w:proofErr w:type="spellStart"/>
      <w:r>
        <w:rPr>
          <w:b/>
          <w:color w:val="000000"/>
          <w:highlight w:val="white"/>
        </w:rPr>
        <w:t>Những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quy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định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đối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với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lao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động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nữ</w:t>
      </w:r>
      <w:proofErr w:type="spellEnd"/>
    </w:p>
    <w:p w14:paraId="78200F32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>:</w:t>
      </w:r>
    </w:p>
    <w:p w14:paraId="00F3F5B7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+ Bảo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đẩy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>.</w:t>
      </w:r>
    </w:p>
    <w:p w14:paraId="2A262D65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Tham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>
        <w:rPr>
          <w:color w:val="000000"/>
        </w:rPr>
        <w:t>.</w:t>
      </w:r>
    </w:p>
    <w:p w14:paraId="15A85336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+ Bảo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>.</w:t>
      </w:r>
    </w:p>
    <w:p w14:paraId="758D0396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đêm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xa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>:</w:t>
      </w:r>
    </w:p>
    <w:p w14:paraId="3DCF8632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+ Mang </w:t>
      </w:r>
      <w:proofErr w:type="spellStart"/>
      <w:r>
        <w:rPr>
          <w:color w:val="000000"/>
        </w:rPr>
        <w:t>thai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07</w:t>
      </w:r>
    </w:p>
    <w:p w14:paraId="5D5BEF39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+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tuổi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ý.</w:t>
      </w:r>
    </w:p>
    <w:p w14:paraId="2AF54D5A" w14:textId="79D20096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hôn</w:t>
      </w:r>
      <w:proofErr w:type="spellEnd"/>
      <w:r>
        <w:rPr>
          <w:color w:val="000000"/>
        </w:rPr>
        <w:t xml:space="preserve">, mang </w:t>
      </w:r>
      <w:proofErr w:type="spellStart"/>
      <w:r>
        <w:rPr>
          <w:color w:val="000000"/>
        </w:rPr>
        <w:t>thai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r w:rsidR="00C9681B">
        <w:rPr>
          <w:color w:val="000000"/>
        </w:rPr>
        <w:t>6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tuổi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Tòa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dân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Ủy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>.</w:t>
      </w:r>
    </w:p>
    <w:p w14:paraId="1FA541E6" w14:textId="6970A2C6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4. Trường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>
        <w:rPr>
          <w:color w:val="000000"/>
        </w:rPr>
        <w:t xml:space="preserve"> mang </w:t>
      </w:r>
      <w:proofErr w:type="spellStart"/>
      <w:r>
        <w:rPr>
          <w:color w:val="000000"/>
        </w:rPr>
        <w:t>thai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r w:rsidR="00C9681B">
        <w:rPr>
          <w:color w:val="000000"/>
        </w:rPr>
        <w:t>6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>.</w:t>
      </w:r>
    </w:p>
    <w:p w14:paraId="21DDE3FB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5. Lao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60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.</w:t>
      </w:r>
    </w:p>
    <w:p w14:paraId="587FDC57" w14:textId="77777777" w:rsidR="00A61BF1" w:rsidRDefault="00A578FC">
      <w:pPr>
        <w:spacing w:before="120" w:after="120" w:line="360" w:lineRule="auto"/>
        <w:ind w:left="0" w:hanging="2"/>
      </w:pPr>
      <w:r>
        <w:rPr>
          <w:color w:val="000000"/>
          <w:highlight w:val="white"/>
        </w:rPr>
        <w:t xml:space="preserve">6. Lao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nữ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nghỉ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thai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trước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sau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sinh</w:t>
      </w:r>
      <w:proofErr w:type="spellEnd"/>
      <w:r>
        <w:rPr>
          <w:color w:val="000000"/>
          <w:highlight w:val="white"/>
        </w:rPr>
        <w:t xml:space="preserve"> con </w:t>
      </w:r>
      <w:proofErr w:type="spellStart"/>
      <w:r>
        <w:rPr>
          <w:color w:val="000000"/>
          <w:highlight w:val="white"/>
        </w:rPr>
        <w:t>là</w:t>
      </w:r>
      <w:proofErr w:type="spellEnd"/>
      <w:r>
        <w:rPr>
          <w:color w:val="000000"/>
          <w:highlight w:val="white"/>
        </w:rPr>
        <w:t xml:space="preserve"> 06 </w:t>
      </w:r>
      <w:proofErr w:type="spellStart"/>
      <w:r>
        <w:rPr>
          <w:color w:val="000000"/>
          <w:highlight w:val="white"/>
        </w:rPr>
        <w:t>tháng</w:t>
      </w:r>
      <w:proofErr w:type="spellEnd"/>
      <w:r>
        <w:rPr>
          <w:color w:val="000000"/>
          <w:highlight w:val="white"/>
        </w:rPr>
        <w:t xml:space="preserve">; </w:t>
      </w:r>
      <w:proofErr w:type="spellStart"/>
      <w:r>
        <w:rPr>
          <w:color w:val="000000"/>
          <w:highlight w:val="white"/>
        </w:rPr>
        <w:t>thời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gian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nghỉ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trước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sinh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quá</w:t>
      </w:r>
      <w:proofErr w:type="spellEnd"/>
      <w:r>
        <w:rPr>
          <w:color w:val="000000"/>
          <w:highlight w:val="white"/>
        </w:rPr>
        <w:t xml:space="preserve"> 02 </w:t>
      </w:r>
      <w:proofErr w:type="spellStart"/>
      <w:r>
        <w:rPr>
          <w:color w:val="000000"/>
          <w:highlight w:val="white"/>
        </w:rPr>
        <w:t>tháng</w:t>
      </w:r>
      <w:proofErr w:type="spellEnd"/>
      <w:r>
        <w:rPr>
          <w:color w:val="000000"/>
          <w:highlight w:val="white"/>
        </w:rPr>
        <w:t>.</w:t>
      </w:r>
    </w:p>
    <w:p w14:paraId="3C34CC5F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Trường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02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con,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01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>.</w:t>
      </w:r>
    </w:p>
    <w:p w14:paraId="50913F63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lastRenderedPageBreak/>
        <w:t xml:space="preserve">6.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04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sớm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. Trong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>.</w:t>
      </w:r>
    </w:p>
    <w:p w14:paraId="6F39A1DD" w14:textId="36656054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7. Lao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1, 3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5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139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ích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>.</w:t>
      </w:r>
      <w:r>
        <w:rPr>
          <w:rFonts w:ascii="Arial" w:eastAsia="Arial" w:hAnsi="Arial" w:cs="Arial"/>
          <w:color w:val="222222"/>
          <w:sz w:val="18"/>
          <w:szCs w:val="18"/>
        </w:rPr>
        <w:br/>
      </w:r>
      <w:r>
        <w:rPr>
          <w:color w:val="000000"/>
        </w:rPr>
        <w:t xml:space="preserve">8. Lao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trẻ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 w:rsidR="00C30CE7">
        <w:rPr>
          <w:color w:val="000000"/>
        </w:rPr>
        <w:t>giáo</w:t>
      </w:r>
      <w:proofErr w:type="spellEnd"/>
      <w:r w:rsidR="00C30CE7">
        <w:rPr>
          <w:color w:val="000000"/>
        </w:rPr>
        <w:t xml:space="preserve">, </w:t>
      </w:r>
      <w:proofErr w:type="spellStart"/>
      <w:r w:rsidR="00C30CE7">
        <w:rPr>
          <w:color w:val="000000"/>
        </w:rPr>
        <w:t>công</w:t>
      </w:r>
      <w:proofErr w:type="spellEnd"/>
      <w:r w:rsidR="00C30CE7">
        <w:rPr>
          <w:color w:val="000000"/>
        </w:rPr>
        <w:t xml:space="preserve"> ty </w:t>
      </w:r>
      <w:proofErr w:type="spellStart"/>
      <w:r w:rsidR="00C30CE7">
        <w:rPr>
          <w:color w:val="000000"/>
        </w:rPr>
        <w:t>hỗ</w:t>
      </w:r>
      <w:proofErr w:type="spellEnd"/>
      <w:r w:rsidR="00C30CE7">
        <w:rPr>
          <w:color w:val="000000"/>
        </w:rPr>
        <w:t xml:space="preserve"> </w:t>
      </w:r>
      <w:proofErr w:type="spellStart"/>
      <w:r w:rsidR="00C30CE7">
        <w:rPr>
          <w:color w:val="000000"/>
        </w:rPr>
        <w:t>trợ</w:t>
      </w:r>
      <w:proofErr w:type="spellEnd"/>
      <w:r w:rsidR="00C30CE7">
        <w:rPr>
          <w:color w:val="000000"/>
        </w:rPr>
        <w:t xml:space="preserve"> </w:t>
      </w:r>
      <w:proofErr w:type="spellStart"/>
      <w:r w:rsidR="00C30CE7">
        <w:rPr>
          <w:color w:val="000000"/>
        </w:rPr>
        <w:t>mỗi</w:t>
      </w:r>
      <w:proofErr w:type="spellEnd"/>
      <w:r w:rsidR="00C30CE7">
        <w:rPr>
          <w:color w:val="000000"/>
        </w:rPr>
        <w:t xml:space="preserve"> </w:t>
      </w:r>
      <w:proofErr w:type="spellStart"/>
      <w:r w:rsidR="00C30CE7">
        <w:rPr>
          <w:color w:val="000000"/>
        </w:rPr>
        <w:t>tháng</w:t>
      </w:r>
      <w:proofErr w:type="spellEnd"/>
      <w:r w:rsidR="00C30CE7">
        <w:rPr>
          <w:color w:val="000000"/>
        </w:rPr>
        <w:t xml:space="preserve"> 5</w:t>
      </w:r>
      <w:r>
        <w:rPr>
          <w:color w:val="000000"/>
        </w:rPr>
        <w:t xml:space="preserve">00.000 </w:t>
      </w:r>
      <w:r w:rsidR="00C30CE7">
        <w:rPr>
          <w:color w:val="000000"/>
        </w:rPr>
        <w:t xml:space="preserve">– 2.000.000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cháu</w:t>
      </w:r>
      <w:proofErr w:type="spellEnd"/>
      <w:r>
        <w:rPr>
          <w:color w:val="000000"/>
        </w:rPr>
        <w:t>.</w:t>
      </w:r>
      <w:r>
        <w:rPr>
          <w:rFonts w:ascii="Arial" w:eastAsia="Arial" w:hAnsi="Arial" w:cs="Arial"/>
          <w:color w:val="222222"/>
          <w:sz w:val="18"/>
          <w:szCs w:val="18"/>
        </w:rPr>
        <w:br/>
      </w: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13. An </w:t>
      </w:r>
      <w:proofErr w:type="spellStart"/>
      <w:r>
        <w:rPr>
          <w:b/>
          <w:color w:val="000000"/>
          <w:highlight w:val="white"/>
        </w:rPr>
        <w:t>toàn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lao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động</w:t>
      </w:r>
      <w:proofErr w:type="spellEnd"/>
      <w:r>
        <w:rPr>
          <w:b/>
          <w:color w:val="000000"/>
          <w:highlight w:val="white"/>
        </w:rPr>
        <w:t xml:space="preserve">, </w:t>
      </w:r>
      <w:proofErr w:type="spellStart"/>
      <w:r>
        <w:rPr>
          <w:b/>
          <w:color w:val="000000"/>
          <w:highlight w:val="white"/>
        </w:rPr>
        <w:t>vệ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sinh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lao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br/>
        <w:t xml:space="preserve">          1. NSDLĐ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trách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nhiệm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tập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huấn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công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tác</w:t>
      </w:r>
      <w:proofErr w:type="spellEnd"/>
      <w:r>
        <w:rPr>
          <w:color w:val="000000"/>
          <w:highlight w:val="white"/>
        </w:rPr>
        <w:t xml:space="preserve"> an </w:t>
      </w:r>
      <w:proofErr w:type="spellStart"/>
      <w:r>
        <w:rPr>
          <w:color w:val="000000"/>
          <w:highlight w:val="white"/>
        </w:rPr>
        <w:t>toàn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vệ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sinh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thực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đầy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đủ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trang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cấp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bảo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hằng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năm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khám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khoẻ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cho</w:t>
      </w:r>
      <w:proofErr w:type="spellEnd"/>
      <w:r>
        <w:rPr>
          <w:color w:val="000000"/>
          <w:highlight w:val="white"/>
        </w:rPr>
        <w:t xml:space="preserve"> NLĐ;</w:t>
      </w:r>
      <w:r>
        <w:rPr>
          <w:color w:val="000000"/>
          <w:highlight w:val="white"/>
        </w:rPr>
        <w:br/>
        <w:t xml:space="preserve">          2. NLĐ </w:t>
      </w:r>
      <w:proofErr w:type="spellStart"/>
      <w:r>
        <w:rPr>
          <w:color w:val="000000"/>
          <w:highlight w:val="white"/>
        </w:rPr>
        <w:t>phải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chấp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hành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về</w:t>
      </w:r>
      <w:proofErr w:type="spellEnd"/>
      <w:r>
        <w:rPr>
          <w:color w:val="000000"/>
          <w:highlight w:val="white"/>
        </w:rPr>
        <w:t xml:space="preserve"> an </w:t>
      </w:r>
      <w:proofErr w:type="spellStart"/>
      <w:r>
        <w:rPr>
          <w:color w:val="000000"/>
          <w:highlight w:val="white"/>
        </w:rPr>
        <w:t>toàn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vệ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sinh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 xml:space="preserve">; </w:t>
      </w:r>
      <w:proofErr w:type="spellStart"/>
      <w:r>
        <w:rPr>
          <w:color w:val="000000"/>
          <w:highlight w:val="white"/>
        </w:rPr>
        <w:t>giữ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gìn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bảo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quản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bảo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trang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cấp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  <w:t xml:space="preserve">         3. NLĐ </w:t>
      </w:r>
      <w:proofErr w:type="spellStart"/>
      <w:r>
        <w:rPr>
          <w:color w:val="000000"/>
          <w:highlight w:val="white"/>
        </w:rPr>
        <w:t>làm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việc</w:t>
      </w:r>
      <w:proofErr w:type="spellEnd"/>
      <w:r>
        <w:rPr>
          <w:color w:val="000000"/>
          <w:highlight w:val="white"/>
        </w:rPr>
        <w:t xml:space="preserve"> ở </w:t>
      </w:r>
      <w:proofErr w:type="spellStart"/>
      <w:r>
        <w:rPr>
          <w:color w:val="000000"/>
          <w:highlight w:val="white"/>
        </w:rPr>
        <w:t>bộ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phận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nặng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nhọc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độc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hưởng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các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chế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tiền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lương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chế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bồi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dưỡng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qui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của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luật</w:t>
      </w:r>
      <w:proofErr w:type="spellEnd"/>
      <w:r>
        <w:rPr>
          <w:color w:val="000000"/>
          <w:highlight w:val="white"/>
        </w:rPr>
        <w:t xml:space="preserve"> an </w:t>
      </w:r>
      <w:proofErr w:type="spellStart"/>
      <w:r>
        <w:rPr>
          <w:color w:val="000000"/>
          <w:highlight w:val="white"/>
        </w:rPr>
        <w:t>toàn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vệ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sinh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lao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>.</w:t>
      </w:r>
      <w:r>
        <w:rPr>
          <w:color w:val="000000"/>
          <w:highlight w:val="white"/>
        </w:rPr>
        <w:br/>
      </w: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14. </w:t>
      </w:r>
      <w:r>
        <w:rPr>
          <w:color w:val="000000"/>
          <w:highlight w:val="white"/>
        </w:rPr>
        <w:t xml:space="preserve">Bảo </w:t>
      </w:r>
      <w:proofErr w:type="spellStart"/>
      <w:r>
        <w:rPr>
          <w:color w:val="000000"/>
          <w:highlight w:val="white"/>
        </w:rPr>
        <w:t>hiểm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hội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bảo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hiểm</w:t>
      </w:r>
      <w:proofErr w:type="spellEnd"/>
      <w:r>
        <w:rPr>
          <w:color w:val="000000"/>
          <w:highlight w:val="white"/>
        </w:rPr>
        <w:t xml:space="preserve"> y </w:t>
      </w:r>
      <w:proofErr w:type="spellStart"/>
      <w:r>
        <w:rPr>
          <w:color w:val="000000"/>
          <w:highlight w:val="white"/>
        </w:rPr>
        <w:t>tế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bảo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hiểm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thất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nghiệp</w:t>
      </w:r>
      <w:proofErr w:type="spellEnd"/>
      <w:r>
        <w:rPr>
          <w:color w:val="000000"/>
          <w:highlight w:val="white"/>
        </w:rPr>
        <w:t> </w:t>
      </w:r>
    </w:p>
    <w:p w14:paraId="11038084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>1. 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>.</w:t>
      </w:r>
    </w:p>
    <w:p w14:paraId="4E660AB7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rPr>
          <w:rFonts w:ascii="Arial" w:eastAsia="Arial" w:hAnsi="Arial" w:cs="Arial"/>
          <w:color w:val="222222"/>
          <w:sz w:val="18"/>
          <w:szCs w:val="18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>.</w:t>
      </w:r>
    </w:p>
    <w:p w14:paraId="3BB5E240" w14:textId="24B45AD0" w:rsidR="00A61BF1" w:rsidRDefault="00C30CE7">
      <w:pPr>
        <w:spacing w:before="120" w:after="120" w:line="360" w:lineRule="auto"/>
        <w:ind w:left="0" w:hanging="2"/>
        <w:rPr>
          <w:color w:val="000000"/>
          <w:highlight w:val="white"/>
        </w:rPr>
      </w:pP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15</w:t>
      </w:r>
      <w:r w:rsidR="00A578FC">
        <w:rPr>
          <w:b/>
          <w:color w:val="000000"/>
          <w:highlight w:val="white"/>
        </w:rPr>
        <w:t xml:space="preserve">. Tranh </w:t>
      </w:r>
      <w:proofErr w:type="spellStart"/>
      <w:r w:rsidR="00A578FC">
        <w:rPr>
          <w:b/>
          <w:color w:val="000000"/>
          <w:highlight w:val="white"/>
        </w:rPr>
        <w:t>chấp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lao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động</w:t>
      </w:r>
      <w:proofErr w:type="spellEnd"/>
      <w:r w:rsidR="00A578FC">
        <w:rPr>
          <w:b/>
          <w:color w:val="000000"/>
          <w:highlight w:val="white"/>
        </w:rPr>
        <w:t> </w:t>
      </w:r>
    </w:p>
    <w:p w14:paraId="4BB58DF0" w14:textId="77777777" w:rsidR="00A61BF1" w:rsidRDefault="00A578FC">
      <w:pPr>
        <w:spacing w:before="120" w:after="120" w:line="360" w:lineRule="auto"/>
        <w:ind w:left="0" w:hanging="2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Hai </w:t>
      </w:r>
      <w:proofErr w:type="spellStart"/>
      <w:r>
        <w:rPr>
          <w:color w:val="000000"/>
          <w:highlight w:val="white"/>
        </w:rPr>
        <w:t>bên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thực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quy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Chương</w:t>
      </w:r>
      <w:proofErr w:type="spellEnd"/>
      <w:r>
        <w:rPr>
          <w:color w:val="000000"/>
          <w:highlight w:val="white"/>
        </w:rPr>
        <w:t xml:space="preserve"> XIV </w:t>
      </w:r>
      <w:proofErr w:type="spellStart"/>
      <w:r>
        <w:rPr>
          <w:color w:val="000000"/>
          <w:highlight w:val="white"/>
        </w:rPr>
        <w:t>Bộ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luật</w:t>
      </w:r>
      <w:proofErr w:type="spellEnd"/>
      <w:r>
        <w:rPr>
          <w:color w:val="000000"/>
          <w:highlight w:val="white"/>
        </w:rPr>
        <w:t xml:space="preserve"> Lao </w:t>
      </w:r>
      <w:proofErr w:type="spellStart"/>
      <w:r>
        <w:rPr>
          <w:color w:val="000000"/>
          <w:highlight w:val="white"/>
        </w:rPr>
        <w:t>động</w:t>
      </w:r>
      <w:proofErr w:type="spellEnd"/>
      <w:r>
        <w:rPr>
          <w:color w:val="000000"/>
          <w:highlight w:val="white"/>
        </w:rPr>
        <w:t>.</w:t>
      </w:r>
    </w:p>
    <w:p w14:paraId="0F12FE1E" w14:textId="77777777" w:rsidR="00A61BF1" w:rsidRDefault="00A578FC">
      <w:pPr>
        <w:shd w:val="clear" w:color="auto" w:fill="FFFFFF"/>
        <w:spacing w:before="120" w:after="120" w:line="360" w:lineRule="auto"/>
        <w:ind w:left="0" w:hanging="2"/>
        <w:jc w:val="center"/>
        <w:rPr>
          <w:rFonts w:ascii="Arial" w:eastAsia="Arial" w:hAnsi="Arial" w:cs="Arial"/>
          <w:color w:val="222222"/>
          <w:sz w:val="18"/>
          <w:szCs w:val="18"/>
        </w:rPr>
      </w:pPr>
      <w:proofErr w:type="spellStart"/>
      <w:r>
        <w:rPr>
          <w:b/>
          <w:color w:val="000000"/>
        </w:rPr>
        <w:t>Chương</w:t>
      </w:r>
      <w:proofErr w:type="spellEnd"/>
      <w:r>
        <w:rPr>
          <w:b/>
          <w:color w:val="000000"/>
        </w:rPr>
        <w:t xml:space="preserve"> III</w:t>
      </w:r>
      <w:r>
        <w:rPr>
          <w:color w:val="000000"/>
        </w:rPr>
        <w:br/>
      </w:r>
      <w:r>
        <w:rPr>
          <w:b/>
          <w:color w:val="000000"/>
        </w:rPr>
        <w:t>ĐIỀU KHOẢN THI HÀNH</w:t>
      </w:r>
    </w:p>
    <w:p w14:paraId="5275A51A" w14:textId="61EDF3E3" w:rsidR="00876B95" w:rsidRDefault="00C30CE7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0" w:hanging="2"/>
        <w:rPr>
          <w:color w:val="000000"/>
          <w:highlight w:val="white"/>
        </w:rPr>
      </w:pP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16</w:t>
      </w:r>
      <w:r w:rsidR="00A578FC">
        <w:rPr>
          <w:b/>
          <w:color w:val="000000"/>
          <w:highlight w:val="white"/>
        </w:rPr>
        <w:t>.</w:t>
      </w:r>
      <w:r w:rsidR="00A578FC">
        <w:rPr>
          <w:color w:val="000000"/>
          <w:highlight w:val="white"/>
        </w:rPr>
        <w:t> </w:t>
      </w:r>
      <w:proofErr w:type="spellStart"/>
      <w:r w:rsidR="00A578FC">
        <w:rPr>
          <w:b/>
          <w:color w:val="000000"/>
          <w:highlight w:val="white"/>
        </w:rPr>
        <w:t>Trách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nhiệm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thi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hành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Thỏa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br/>
        <w:t xml:space="preserve">         1. NSDLĐ, Ban </w:t>
      </w:r>
      <w:proofErr w:type="spellStart"/>
      <w:r w:rsidR="00A578FC">
        <w:rPr>
          <w:color w:val="000000"/>
          <w:highlight w:val="white"/>
        </w:rPr>
        <w:t>chấp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hành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và</w:t>
      </w:r>
      <w:proofErr w:type="spellEnd"/>
      <w:r w:rsidR="00A578FC">
        <w:rPr>
          <w:color w:val="000000"/>
          <w:highlight w:val="white"/>
        </w:rPr>
        <w:t xml:space="preserve"> NLĐ </w:t>
      </w:r>
      <w:proofErr w:type="spellStart"/>
      <w:r w:rsidR="00A578FC">
        <w:rPr>
          <w:color w:val="000000"/>
          <w:highlight w:val="white"/>
        </w:rPr>
        <w:t>tại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doanh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nghiệp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có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trách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nhiệm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thực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hiện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đúng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các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nội</w:t>
      </w:r>
      <w:proofErr w:type="spellEnd"/>
      <w:r w:rsidR="00A578FC">
        <w:rPr>
          <w:color w:val="000000"/>
          <w:highlight w:val="white"/>
        </w:rPr>
        <w:t xml:space="preserve"> dung </w:t>
      </w:r>
      <w:proofErr w:type="spellStart"/>
      <w:r w:rsidR="00A578FC">
        <w:rPr>
          <w:color w:val="000000"/>
          <w:highlight w:val="white"/>
        </w:rPr>
        <w:t>đã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lastRenderedPageBreak/>
        <w:t>thoả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thuận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trong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>.</w:t>
      </w:r>
      <w:r w:rsidR="00A578FC">
        <w:rPr>
          <w:color w:val="000000"/>
          <w:highlight w:val="white"/>
        </w:rPr>
        <w:br/>
        <w:t xml:space="preserve">         2. Sau </w:t>
      </w:r>
      <w:proofErr w:type="spellStart"/>
      <w:r w:rsidR="00A578FC">
        <w:rPr>
          <w:color w:val="000000"/>
          <w:highlight w:val="white"/>
        </w:rPr>
        <w:t>khi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ký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kết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, NSDLĐ </w:t>
      </w:r>
      <w:proofErr w:type="spellStart"/>
      <w:r w:rsidR="00A578FC">
        <w:rPr>
          <w:color w:val="000000"/>
          <w:highlight w:val="white"/>
        </w:rPr>
        <w:t>có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trách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nhiệm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bố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trí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thời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gian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để</w:t>
      </w:r>
      <w:proofErr w:type="spellEnd"/>
      <w:r w:rsidR="00A578FC">
        <w:rPr>
          <w:color w:val="000000"/>
          <w:highlight w:val="white"/>
        </w:rPr>
        <w:t> </w:t>
      </w:r>
      <w:proofErr w:type="spellStart"/>
      <w:r w:rsidR="00A578FC">
        <w:rPr>
          <w:color w:val="000000"/>
          <w:highlight w:val="white"/>
        </w:rPr>
        <w:t>triển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khai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đến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tập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thể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tại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doanh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nghiệp</w:t>
      </w:r>
      <w:proofErr w:type="spellEnd"/>
      <w:r w:rsidR="00A578FC">
        <w:rPr>
          <w:color w:val="000000"/>
          <w:highlight w:val="white"/>
        </w:rPr>
        <w:t xml:space="preserve">. Các </w:t>
      </w:r>
      <w:proofErr w:type="spellStart"/>
      <w:r w:rsidR="00A578FC">
        <w:rPr>
          <w:color w:val="000000"/>
          <w:highlight w:val="white"/>
        </w:rPr>
        <w:t>bên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có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quyền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sửa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đổi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bổ</w:t>
      </w:r>
      <w:proofErr w:type="spellEnd"/>
      <w:r w:rsidR="00A578FC">
        <w:rPr>
          <w:color w:val="000000"/>
          <w:highlight w:val="white"/>
        </w:rPr>
        <w:t xml:space="preserve"> sung </w:t>
      </w:r>
      <w:proofErr w:type="spellStart"/>
      <w:r w:rsidR="00A578FC">
        <w:rPr>
          <w:color w:val="000000"/>
          <w:highlight w:val="white"/>
        </w:rPr>
        <w:t>đúng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thời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hạn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theo</w:t>
      </w:r>
      <w:proofErr w:type="spellEnd"/>
      <w:r w:rsidR="00A578FC">
        <w:rPr>
          <w:color w:val="000000"/>
          <w:highlight w:val="white"/>
        </w:rPr>
        <w:t xml:space="preserve"> qui </w:t>
      </w:r>
      <w:proofErr w:type="spellStart"/>
      <w:r w:rsidR="00A578FC">
        <w:rPr>
          <w:color w:val="000000"/>
          <w:highlight w:val="white"/>
        </w:rPr>
        <w:t>định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tại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Điều</w:t>
      </w:r>
      <w:proofErr w:type="spellEnd"/>
      <w:r w:rsidR="00A578FC">
        <w:rPr>
          <w:color w:val="000000"/>
          <w:highlight w:val="white"/>
        </w:rPr>
        <w:t xml:space="preserve"> 82 </w:t>
      </w:r>
      <w:proofErr w:type="spellStart"/>
      <w:r w:rsidR="00A578FC">
        <w:rPr>
          <w:color w:val="000000"/>
          <w:highlight w:val="white"/>
        </w:rPr>
        <w:t>Bộ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Luật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năm</w:t>
      </w:r>
      <w:proofErr w:type="spellEnd"/>
      <w:r w:rsidR="00A578FC">
        <w:rPr>
          <w:color w:val="000000"/>
          <w:highlight w:val="white"/>
        </w:rPr>
        <w:t xml:space="preserve"> 2019. </w:t>
      </w:r>
      <w:proofErr w:type="spellStart"/>
      <w:r w:rsidR="00A578FC">
        <w:rPr>
          <w:color w:val="000000"/>
          <w:highlight w:val="white"/>
        </w:rPr>
        <w:t>Người</w:t>
      </w:r>
      <w:proofErr w:type="spellEnd"/>
      <w:r w:rsidR="00A578FC">
        <w:rPr>
          <w:color w:val="000000"/>
          <w:highlight w:val="white"/>
        </w:rPr>
        <w:t xml:space="preserve"> SDLĐ </w:t>
      </w:r>
      <w:proofErr w:type="spellStart"/>
      <w:r w:rsidR="00A578FC">
        <w:rPr>
          <w:color w:val="000000"/>
          <w:highlight w:val="white"/>
        </w:rPr>
        <w:t>và</w:t>
      </w:r>
      <w:proofErr w:type="spellEnd"/>
      <w:r w:rsidR="00A578FC">
        <w:rPr>
          <w:color w:val="000000"/>
          <w:highlight w:val="white"/>
        </w:rPr>
        <w:t xml:space="preserve"> NLĐ </w:t>
      </w:r>
      <w:proofErr w:type="spellStart"/>
      <w:r w:rsidR="00A578FC">
        <w:rPr>
          <w:color w:val="000000"/>
          <w:highlight w:val="white"/>
        </w:rPr>
        <w:t>có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trách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nhiệm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thực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hiện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thực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hiện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đầy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đủ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tập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thể</w:t>
      </w:r>
      <w:proofErr w:type="spellEnd"/>
      <w:r w:rsidR="00A578FC">
        <w:rPr>
          <w:color w:val="000000"/>
          <w:highlight w:val="white"/>
        </w:rPr>
        <w:t>.</w:t>
      </w:r>
      <w:r w:rsidR="00A578FC">
        <w:rPr>
          <w:color w:val="000000"/>
          <w:highlight w:val="white"/>
        </w:rPr>
        <w:br/>
      </w: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17</w:t>
      </w:r>
      <w:r w:rsidR="00A578FC">
        <w:rPr>
          <w:color w:val="000000"/>
          <w:highlight w:val="white"/>
        </w:rPr>
        <w:t>: </w:t>
      </w:r>
      <w:proofErr w:type="spellStart"/>
      <w:r w:rsidR="00A578FC">
        <w:rPr>
          <w:b/>
          <w:color w:val="000000"/>
          <w:highlight w:val="white"/>
        </w:rPr>
        <w:t>Áp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dụng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Thỏa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ước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lao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động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tập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thể</w:t>
      </w:r>
      <w:proofErr w:type="spellEnd"/>
      <w:r w:rsidR="00A578FC">
        <w:rPr>
          <w:b/>
          <w:color w:val="000000"/>
          <w:highlight w:val="white"/>
        </w:rPr>
        <w:t>:</w:t>
      </w:r>
      <w:r w:rsidR="00A578FC">
        <w:rPr>
          <w:color w:val="000000"/>
          <w:highlight w:val="white"/>
        </w:rPr>
        <w:br/>
      </w:r>
      <w:r w:rsidR="00A578FC">
        <w:rPr>
          <w:color w:val="000000"/>
          <w:highlight w:val="white"/>
        </w:rPr>
        <w:tab/>
        <w:t xml:space="preserve">1. </w:t>
      </w:r>
      <w:proofErr w:type="spellStart"/>
      <w:r w:rsidR="00A578FC">
        <w:rPr>
          <w:color w:val="000000"/>
          <w:highlight w:val="white"/>
        </w:rPr>
        <w:t>Những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vấn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đề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không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được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đề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cập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trong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bản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tập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thể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này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được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hiện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thiện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theo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định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của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pháp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luật</w:t>
      </w:r>
      <w:proofErr w:type="spellEnd"/>
      <w:r w:rsidR="00A578FC">
        <w:rPr>
          <w:color w:val="000000"/>
          <w:highlight w:val="white"/>
        </w:rPr>
        <w:t xml:space="preserve">. Trong </w:t>
      </w:r>
      <w:proofErr w:type="spellStart"/>
      <w:r w:rsidR="00A578FC">
        <w:rPr>
          <w:color w:val="000000"/>
          <w:highlight w:val="white"/>
        </w:rPr>
        <w:t>trường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hợp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quyền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lợi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của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người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được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thuận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trong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hợp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đồng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hoặc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các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định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trong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nội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quy</w:t>
      </w:r>
      <w:proofErr w:type="spellEnd"/>
      <w:r w:rsidR="00A578FC">
        <w:rPr>
          <w:color w:val="000000"/>
          <w:highlight w:val="white"/>
        </w:rPr>
        <w:t xml:space="preserve">, </w:t>
      </w:r>
      <w:proofErr w:type="spellStart"/>
      <w:r w:rsidR="00A578FC">
        <w:rPr>
          <w:color w:val="000000"/>
          <w:highlight w:val="white"/>
        </w:rPr>
        <w:t>quy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định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của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doanh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nghiệp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thấp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hợn</w:t>
      </w:r>
      <w:proofErr w:type="spellEnd"/>
      <w:r w:rsidR="00A578FC">
        <w:rPr>
          <w:color w:val="000000"/>
          <w:highlight w:val="white"/>
        </w:rPr>
        <w:t xml:space="preserve"> so </w:t>
      </w:r>
      <w:proofErr w:type="spellStart"/>
      <w:r w:rsidR="00A578FC">
        <w:rPr>
          <w:color w:val="000000"/>
          <w:highlight w:val="white"/>
        </w:rPr>
        <w:t>với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bản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này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thì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phải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thực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hiện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những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điều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khoản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tương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ứng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tại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tập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thể</w:t>
      </w:r>
      <w:proofErr w:type="spellEnd"/>
      <w:r w:rsidR="00A578FC">
        <w:rPr>
          <w:color w:val="000000"/>
          <w:highlight w:val="white"/>
        </w:rPr>
        <w:t>.</w:t>
      </w:r>
      <w:r w:rsidR="00A578FC">
        <w:rPr>
          <w:color w:val="000000"/>
          <w:highlight w:val="white"/>
        </w:rPr>
        <w:br/>
      </w:r>
      <w:r w:rsidR="00A578FC">
        <w:rPr>
          <w:color w:val="000000"/>
          <w:highlight w:val="white"/>
        </w:rPr>
        <w:tab/>
        <w:t xml:space="preserve">2. Trong </w:t>
      </w:r>
      <w:proofErr w:type="spellStart"/>
      <w:r w:rsidR="00A578FC">
        <w:rPr>
          <w:color w:val="000000"/>
          <w:highlight w:val="white"/>
        </w:rPr>
        <w:t>thời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hạn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tập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thể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đang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có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hiệu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lực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mà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pháp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luật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có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những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sửa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đổi</w:t>
      </w:r>
      <w:proofErr w:type="spellEnd"/>
      <w:r w:rsidR="00A578FC">
        <w:rPr>
          <w:color w:val="000000"/>
          <w:highlight w:val="white"/>
        </w:rPr>
        <w:t xml:space="preserve">, </w:t>
      </w:r>
      <w:proofErr w:type="spellStart"/>
      <w:r w:rsidR="00A578FC">
        <w:rPr>
          <w:color w:val="000000"/>
          <w:highlight w:val="white"/>
        </w:rPr>
        <w:t>bổ</w:t>
      </w:r>
      <w:proofErr w:type="spellEnd"/>
      <w:r w:rsidR="00A578FC">
        <w:rPr>
          <w:color w:val="000000"/>
          <w:highlight w:val="white"/>
        </w:rPr>
        <w:t xml:space="preserve"> sung </w:t>
      </w:r>
      <w:proofErr w:type="spellStart"/>
      <w:r w:rsidR="00A578FC">
        <w:rPr>
          <w:color w:val="000000"/>
          <w:highlight w:val="white"/>
        </w:rPr>
        <w:t>quy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định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những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quyền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lợi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hơn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các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thuận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trong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tập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thể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thì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áp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dụng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các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định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của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pháp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luật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và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tiến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hành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sửa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đổi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bổ</w:t>
      </w:r>
      <w:proofErr w:type="spellEnd"/>
      <w:r w:rsidR="00A578FC">
        <w:rPr>
          <w:color w:val="000000"/>
          <w:highlight w:val="white"/>
        </w:rPr>
        <w:t xml:space="preserve"> sung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tập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thể</w:t>
      </w:r>
      <w:proofErr w:type="spellEnd"/>
      <w:r w:rsidR="00A578FC">
        <w:rPr>
          <w:color w:val="000000"/>
          <w:highlight w:val="white"/>
        </w:rPr>
        <w:t>.</w:t>
      </w:r>
      <w:r w:rsidR="00A578FC">
        <w:rPr>
          <w:color w:val="000000"/>
          <w:highlight w:val="white"/>
        </w:rPr>
        <w:br/>
      </w:r>
      <w:r w:rsidR="00A578FC">
        <w:rPr>
          <w:color w:val="000000"/>
          <w:highlight w:val="white"/>
        </w:rPr>
        <w:tab/>
        <w:t xml:space="preserve">3. Trong </w:t>
      </w:r>
      <w:proofErr w:type="spellStart"/>
      <w:r w:rsidR="00A578FC">
        <w:rPr>
          <w:color w:val="000000"/>
          <w:highlight w:val="white"/>
        </w:rPr>
        <w:t>trường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hợp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có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những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vấn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đề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phát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sinh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trong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thực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tế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liên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quan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đến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quyền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lợi</w:t>
      </w:r>
      <w:proofErr w:type="spellEnd"/>
      <w:r w:rsidR="00A578FC">
        <w:rPr>
          <w:color w:val="000000"/>
          <w:highlight w:val="white"/>
        </w:rPr>
        <w:t xml:space="preserve">, </w:t>
      </w:r>
      <w:proofErr w:type="spellStart"/>
      <w:r w:rsidR="00A578FC">
        <w:rPr>
          <w:color w:val="000000"/>
          <w:highlight w:val="white"/>
        </w:rPr>
        <w:t>nghĩa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vụ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của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các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bên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mà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không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có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trong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nội</w:t>
      </w:r>
      <w:proofErr w:type="spellEnd"/>
      <w:r w:rsidR="00A578FC">
        <w:rPr>
          <w:color w:val="000000"/>
          <w:highlight w:val="white"/>
        </w:rPr>
        <w:t xml:space="preserve"> dung </w:t>
      </w:r>
      <w:proofErr w:type="spellStart"/>
      <w:r w:rsidR="00A578FC">
        <w:rPr>
          <w:color w:val="000000"/>
          <w:highlight w:val="white"/>
        </w:rPr>
        <w:t>của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tập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thể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định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của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pháp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luật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thì</w:t>
      </w:r>
      <w:proofErr w:type="spellEnd"/>
      <w:r w:rsidR="00A578FC">
        <w:rPr>
          <w:color w:val="000000"/>
          <w:highlight w:val="white"/>
        </w:rPr>
        <w:t xml:space="preserve"> BCH Công </w:t>
      </w:r>
      <w:proofErr w:type="spellStart"/>
      <w:r w:rsidR="00A578FC">
        <w:rPr>
          <w:color w:val="000000"/>
          <w:highlight w:val="white"/>
        </w:rPr>
        <w:t>đoàn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và</w:t>
      </w:r>
      <w:proofErr w:type="spellEnd"/>
      <w:r w:rsidR="00A578FC">
        <w:rPr>
          <w:color w:val="000000"/>
          <w:highlight w:val="white"/>
        </w:rPr>
        <w:t xml:space="preserve"> NSDLĐ </w:t>
      </w:r>
      <w:proofErr w:type="spellStart"/>
      <w:r w:rsidR="00A578FC">
        <w:rPr>
          <w:color w:val="000000"/>
          <w:highlight w:val="white"/>
        </w:rPr>
        <w:t>cùng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nhau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bàn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bạc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hoặc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tổ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chức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đối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thoại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đột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xuất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để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thống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nhất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thực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hiện</w:t>
      </w:r>
      <w:proofErr w:type="spellEnd"/>
      <w:r w:rsidR="00A578FC">
        <w:rPr>
          <w:color w:val="000000"/>
          <w:highlight w:val="white"/>
        </w:rPr>
        <w:t>.</w:t>
      </w:r>
      <w:r w:rsidR="00A578FC">
        <w:rPr>
          <w:color w:val="000000"/>
          <w:highlight w:val="white"/>
        </w:rPr>
        <w:br/>
      </w:r>
      <w:proofErr w:type="spellStart"/>
      <w:r>
        <w:rPr>
          <w:b/>
          <w:color w:val="000000"/>
          <w:highlight w:val="white"/>
        </w:rPr>
        <w:t>Điều</w:t>
      </w:r>
      <w:proofErr w:type="spellEnd"/>
      <w:r>
        <w:rPr>
          <w:b/>
          <w:color w:val="000000"/>
          <w:highlight w:val="white"/>
        </w:rPr>
        <w:t xml:space="preserve"> 18</w:t>
      </w:r>
      <w:r w:rsidR="00A578FC">
        <w:rPr>
          <w:b/>
          <w:color w:val="000000"/>
          <w:highlight w:val="white"/>
        </w:rPr>
        <w:t xml:space="preserve">. Hiệu </w:t>
      </w:r>
      <w:proofErr w:type="spellStart"/>
      <w:r w:rsidR="00A578FC">
        <w:rPr>
          <w:b/>
          <w:color w:val="000000"/>
          <w:highlight w:val="white"/>
        </w:rPr>
        <w:t>lực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của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Thỏa</w:t>
      </w:r>
      <w:proofErr w:type="spellEnd"/>
      <w:r w:rsidR="00A578FC">
        <w:rPr>
          <w:b/>
          <w:color w:val="000000"/>
          <w:highlight w:val="white"/>
        </w:rPr>
        <w:t xml:space="preserve"> </w:t>
      </w:r>
      <w:proofErr w:type="spellStart"/>
      <w:r w:rsidR="00A578FC">
        <w:rPr>
          <w:b/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>.</w:t>
      </w:r>
      <w:r w:rsidR="00A578FC">
        <w:rPr>
          <w:color w:val="000000"/>
          <w:highlight w:val="white"/>
        </w:rPr>
        <w:br/>
        <w:t xml:space="preserve">         1.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này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có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hiệu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lực</w:t>
      </w:r>
      <w:proofErr w:type="spellEnd"/>
      <w:r w:rsidR="00A578FC">
        <w:rPr>
          <w:color w:val="000000"/>
          <w:highlight w:val="white"/>
        </w:rPr>
        <w:t xml:space="preserve"> 3 </w:t>
      </w:r>
      <w:proofErr w:type="spellStart"/>
      <w:r w:rsidR="00A578FC">
        <w:rPr>
          <w:color w:val="000000"/>
          <w:highlight w:val="white"/>
        </w:rPr>
        <w:t>năm</w:t>
      </w:r>
      <w:proofErr w:type="spellEnd"/>
      <w:r w:rsidR="00A578FC">
        <w:rPr>
          <w:color w:val="000000"/>
          <w:highlight w:val="white"/>
        </w:rPr>
        <w:t xml:space="preserve">, </w:t>
      </w:r>
      <w:proofErr w:type="spellStart"/>
      <w:r w:rsidR="00A578FC">
        <w:rPr>
          <w:color w:val="000000"/>
          <w:highlight w:val="white"/>
        </w:rPr>
        <w:t>kể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từ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ngày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ký</w:t>
      </w:r>
      <w:proofErr w:type="spellEnd"/>
      <w:r w:rsidR="00A578FC">
        <w:rPr>
          <w:color w:val="000000"/>
          <w:highlight w:val="white"/>
        </w:rPr>
        <w:t xml:space="preserve">. Các </w:t>
      </w:r>
      <w:proofErr w:type="spellStart"/>
      <w:r w:rsidR="00A578FC">
        <w:rPr>
          <w:color w:val="000000"/>
          <w:highlight w:val="white"/>
        </w:rPr>
        <w:t>quy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định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khác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của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doanh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nghiệp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trái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với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nội</w:t>
      </w:r>
      <w:proofErr w:type="spellEnd"/>
      <w:r w:rsidR="00A578FC">
        <w:rPr>
          <w:color w:val="000000"/>
          <w:highlight w:val="white"/>
        </w:rPr>
        <w:t xml:space="preserve"> dung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này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đều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bị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bãi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bỏ</w:t>
      </w:r>
      <w:proofErr w:type="spellEnd"/>
      <w:r w:rsidR="00A578FC">
        <w:rPr>
          <w:color w:val="000000"/>
          <w:highlight w:val="white"/>
        </w:rPr>
        <w:t>.</w:t>
      </w:r>
      <w:r w:rsidR="00A578FC">
        <w:rPr>
          <w:color w:val="000000"/>
          <w:highlight w:val="white"/>
        </w:rPr>
        <w:br/>
        <w:t xml:space="preserve">         2. Trong </w:t>
      </w:r>
      <w:proofErr w:type="spellStart"/>
      <w:r w:rsidR="00A578FC">
        <w:rPr>
          <w:color w:val="000000"/>
          <w:highlight w:val="white"/>
        </w:rPr>
        <w:t>thời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hạn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đang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còn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hiệu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lực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mà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pháp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luật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có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những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sửa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đổi</w:t>
      </w:r>
      <w:proofErr w:type="spellEnd"/>
      <w:r w:rsidR="00A578FC">
        <w:rPr>
          <w:color w:val="000000"/>
          <w:highlight w:val="white"/>
        </w:rPr>
        <w:t xml:space="preserve">, </w:t>
      </w:r>
      <w:proofErr w:type="spellStart"/>
      <w:r w:rsidR="00A578FC">
        <w:rPr>
          <w:color w:val="000000"/>
          <w:highlight w:val="white"/>
        </w:rPr>
        <w:t>bổ</w:t>
      </w:r>
      <w:proofErr w:type="spellEnd"/>
      <w:r w:rsidR="00A578FC">
        <w:rPr>
          <w:color w:val="000000"/>
          <w:highlight w:val="white"/>
        </w:rPr>
        <w:t xml:space="preserve"> sung </w:t>
      </w:r>
      <w:proofErr w:type="spellStart"/>
      <w:r w:rsidR="00A578FC">
        <w:rPr>
          <w:color w:val="000000"/>
          <w:highlight w:val="white"/>
        </w:rPr>
        <w:t>quy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định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những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quyền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lợi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hơn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các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thuận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trong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thì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áp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dụng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các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định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của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pháp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luật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và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tiến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hành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sửa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đổi</w:t>
      </w:r>
      <w:proofErr w:type="spellEnd"/>
      <w:r w:rsidR="00A578FC">
        <w:rPr>
          <w:color w:val="000000"/>
          <w:highlight w:val="white"/>
        </w:rPr>
        <w:t xml:space="preserve">, </w:t>
      </w:r>
      <w:proofErr w:type="spellStart"/>
      <w:r w:rsidR="00A578FC">
        <w:rPr>
          <w:color w:val="000000"/>
          <w:highlight w:val="white"/>
        </w:rPr>
        <w:t>bổ</w:t>
      </w:r>
      <w:proofErr w:type="spellEnd"/>
      <w:r w:rsidR="00A578FC">
        <w:rPr>
          <w:color w:val="000000"/>
          <w:highlight w:val="white"/>
        </w:rPr>
        <w:t xml:space="preserve"> sung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>.</w:t>
      </w:r>
      <w:r w:rsidR="00A578FC">
        <w:rPr>
          <w:color w:val="000000"/>
          <w:highlight w:val="white"/>
        </w:rPr>
        <w:br/>
        <w:t>         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tập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thể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này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ký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tại</w:t>
      </w:r>
      <w:proofErr w:type="spellEnd"/>
      <w:r w:rsidR="00A578FC">
        <w:rPr>
          <w:color w:val="000000"/>
          <w:highlight w:val="white"/>
        </w:rPr>
        <w:t xml:space="preserve"> Công ty </w:t>
      </w:r>
      <w:proofErr w:type="spellStart"/>
      <w:r w:rsidR="00876B95">
        <w:rPr>
          <w:color w:val="000000"/>
          <w:highlight w:val="white"/>
        </w:rPr>
        <w:t>cổ</w:t>
      </w:r>
      <w:proofErr w:type="spellEnd"/>
      <w:r w:rsidR="00876B95">
        <w:rPr>
          <w:color w:val="000000"/>
          <w:highlight w:val="white"/>
        </w:rPr>
        <w:t xml:space="preserve"> </w:t>
      </w:r>
      <w:proofErr w:type="spellStart"/>
      <w:r w:rsidR="00876B95">
        <w:rPr>
          <w:color w:val="000000"/>
          <w:highlight w:val="white"/>
        </w:rPr>
        <w:t>phần</w:t>
      </w:r>
      <w:proofErr w:type="spellEnd"/>
      <w:r w:rsidR="00876B95">
        <w:rPr>
          <w:color w:val="000000"/>
          <w:highlight w:val="white"/>
        </w:rPr>
        <w:t xml:space="preserve"> </w:t>
      </w:r>
      <w:proofErr w:type="spellStart"/>
      <w:r w:rsidR="00876B95">
        <w:rPr>
          <w:color w:val="000000"/>
          <w:highlight w:val="white"/>
        </w:rPr>
        <w:t>Riomio</w:t>
      </w:r>
      <w:proofErr w:type="spellEnd"/>
      <w:r w:rsidR="00A578FC">
        <w:rPr>
          <w:color w:val="000000"/>
          <w:highlight w:val="white"/>
        </w:rPr>
        <w:t xml:space="preserve">. </w:t>
      </w:r>
      <w:proofErr w:type="spellStart"/>
      <w:r w:rsidR="00A578FC">
        <w:rPr>
          <w:color w:val="000000"/>
          <w:highlight w:val="white"/>
        </w:rPr>
        <w:t>ngày</w:t>
      </w:r>
      <w:proofErr w:type="spellEnd"/>
      <w:r w:rsidR="00A578FC">
        <w:rPr>
          <w:color w:val="000000"/>
          <w:highlight w:val="white"/>
        </w:rPr>
        <w:t xml:space="preserve"> 0</w:t>
      </w:r>
      <w:r w:rsidR="00876B95">
        <w:rPr>
          <w:color w:val="000000"/>
          <w:highlight w:val="white"/>
        </w:rPr>
        <w:t>1</w:t>
      </w:r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tháng</w:t>
      </w:r>
      <w:proofErr w:type="spellEnd"/>
      <w:r w:rsidR="00A578FC">
        <w:rPr>
          <w:color w:val="000000"/>
          <w:highlight w:val="white"/>
        </w:rPr>
        <w:t xml:space="preserve"> 01 </w:t>
      </w:r>
      <w:proofErr w:type="spellStart"/>
      <w:r w:rsidR="00A578FC">
        <w:rPr>
          <w:color w:val="000000"/>
          <w:highlight w:val="white"/>
        </w:rPr>
        <w:t>năm</w:t>
      </w:r>
      <w:proofErr w:type="spellEnd"/>
      <w:r w:rsidR="00A578FC">
        <w:rPr>
          <w:color w:val="000000"/>
          <w:highlight w:val="white"/>
        </w:rPr>
        <w:t xml:space="preserve"> 202</w:t>
      </w:r>
      <w:r w:rsidR="00876B95">
        <w:rPr>
          <w:color w:val="000000"/>
          <w:highlight w:val="white"/>
        </w:rPr>
        <w:t>6</w:t>
      </w:r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và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gửi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Thỏa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ước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theo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quy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định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tại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Bộ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luật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lao</w:t>
      </w:r>
      <w:proofErr w:type="spellEnd"/>
      <w:r w:rsidR="00A578FC">
        <w:rPr>
          <w:color w:val="000000"/>
          <w:highlight w:val="white"/>
        </w:rPr>
        <w:t xml:space="preserve"> </w:t>
      </w:r>
      <w:proofErr w:type="spellStart"/>
      <w:r w:rsidR="00A578FC">
        <w:rPr>
          <w:color w:val="000000"/>
          <w:highlight w:val="white"/>
        </w:rPr>
        <w:t>động</w:t>
      </w:r>
      <w:proofErr w:type="spellEnd"/>
      <w:r w:rsidR="00A578FC">
        <w:rPr>
          <w:color w:val="000000"/>
          <w:highlight w:val="white"/>
        </w:rPr>
        <w:t>.</w:t>
      </w:r>
    </w:p>
    <w:p w14:paraId="66AB74C7" w14:textId="1C3597F1" w:rsidR="00A61BF1" w:rsidRPr="009F56F3" w:rsidRDefault="00A578FC" w:rsidP="009F56F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0" w:hanging="2"/>
        <w:rPr>
          <w:b/>
          <w:color w:val="000000"/>
          <w:highlight w:val="white"/>
        </w:rPr>
      </w:pPr>
      <w:r>
        <w:rPr>
          <w:color w:val="000000"/>
          <w:highlight w:val="white"/>
        </w:rPr>
        <w:br/>
      </w:r>
      <w:r>
        <w:rPr>
          <w:b/>
          <w:color w:val="000000"/>
          <w:highlight w:val="white"/>
        </w:rPr>
        <w:t>           </w:t>
      </w:r>
      <w:r w:rsidR="00C30CE7">
        <w:rPr>
          <w:b/>
          <w:color w:val="000000"/>
          <w:highlight w:val="white"/>
        </w:rPr>
        <w:t>ĐẠI DIỆN TẬP THỂ LAO ĐỘNG</w:t>
      </w:r>
      <w:r w:rsidR="00C30CE7">
        <w:rPr>
          <w:b/>
          <w:color w:val="000000"/>
          <w:highlight w:val="white"/>
        </w:rPr>
        <w:tab/>
      </w:r>
      <w:r w:rsidR="00C30CE7">
        <w:rPr>
          <w:b/>
          <w:color w:val="000000"/>
          <w:highlight w:val="white"/>
        </w:rPr>
        <w:tab/>
        <w:t xml:space="preserve">       </w:t>
      </w:r>
      <w:r>
        <w:rPr>
          <w:b/>
          <w:color w:val="000000"/>
          <w:highlight w:val="white"/>
        </w:rPr>
        <w:t>NGƯỜI SỬ DỤNG LAO ĐỘNG</w:t>
      </w:r>
      <w:r>
        <w:rPr>
          <w:color w:val="000000"/>
          <w:highlight w:val="white"/>
        </w:rPr>
        <w:br/>
      </w:r>
      <w:r w:rsidR="00C30CE7">
        <w:rPr>
          <w:b/>
          <w:color w:val="000000"/>
          <w:highlight w:val="white"/>
        </w:rPr>
        <w:t>  </w:t>
      </w:r>
      <w:r>
        <w:rPr>
          <w:b/>
          <w:color w:val="000000"/>
          <w:highlight w:val="white"/>
        </w:rPr>
        <w:t>                                                     </w:t>
      </w:r>
      <w:r w:rsidR="00C30CE7">
        <w:rPr>
          <w:b/>
          <w:color w:val="000000"/>
          <w:highlight w:val="white"/>
        </w:rPr>
        <w:tab/>
      </w:r>
      <w:r w:rsidR="00C30CE7">
        <w:rPr>
          <w:b/>
          <w:color w:val="000000"/>
          <w:highlight w:val="white"/>
        </w:rPr>
        <w:tab/>
      </w:r>
      <w:r w:rsidR="00C30CE7">
        <w:rPr>
          <w:b/>
          <w:color w:val="000000"/>
          <w:highlight w:val="white"/>
        </w:rPr>
        <w:tab/>
      </w:r>
      <w:r w:rsidR="00C30CE7">
        <w:rPr>
          <w:b/>
          <w:color w:val="000000"/>
          <w:highlight w:val="white"/>
        </w:rPr>
        <w:tab/>
      </w:r>
      <w:r w:rsidR="00C30CE7">
        <w:rPr>
          <w:b/>
          <w:color w:val="000000"/>
          <w:highlight w:val="white"/>
        </w:rPr>
        <w:tab/>
      </w:r>
      <w:r>
        <w:rPr>
          <w:b/>
          <w:color w:val="000000"/>
          <w:highlight w:val="white"/>
        </w:rPr>
        <w:t>GIÁM ĐỐC</w:t>
      </w:r>
      <w:r>
        <w:rPr>
          <w:color w:val="000000"/>
          <w:highlight w:val="white"/>
        </w:rPr>
        <w:br/>
        <w:t> </w:t>
      </w:r>
      <w:r w:rsidR="00C30CE7">
        <w:rPr>
          <w:color w:val="000000"/>
          <w:highlight w:val="white"/>
        </w:rPr>
        <w:t xml:space="preserve">            </w:t>
      </w:r>
      <w:r>
        <w:rPr>
          <w:color w:val="000000"/>
          <w:highlight w:val="white"/>
        </w:rPr>
        <w:t> </w:t>
      </w:r>
      <w:r>
        <w:rPr>
          <w:b/>
          <w:color w:val="000000"/>
          <w:highlight w:val="white"/>
        </w:rPr>
        <w:t>(</w:t>
      </w:r>
      <w:proofErr w:type="spellStart"/>
      <w:r>
        <w:rPr>
          <w:b/>
          <w:color w:val="000000"/>
          <w:highlight w:val="white"/>
        </w:rPr>
        <w:t>Ký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tên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và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đóng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dấu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công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đoàn</w:t>
      </w:r>
      <w:proofErr w:type="spellEnd"/>
      <w:r>
        <w:rPr>
          <w:b/>
          <w:color w:val="000000"/>
          <w:highlight w:val="white"/>
        </w:rPr>
        <w:t>)</w:t>
      </w:r>
      <w:r>
        <w:rPr>
          <w:color w:val="000000"/>
          <w:highlight w:val="white"/>
        </w:rPr>
        <w:t xml:space="preserve">                          </w:t>
      </w:r>
      <w:r>
        <w:rPr>
          <w:b/>
          <w:color w:val="000000"/>
          <w:highlight w:val="white"/>
        </w:rPr>
        <w:t>(</w:t>
      </w:r>
      <w:proofErr w:type="spellStart"/>
      <w:r>
        <w:rPr>
          <w:b/>
          <w:color w:val="000000"/>
          <w:highlight w:val="white"/>
        </w:rPr>
        <w:t>Ký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tên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và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đóng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dấu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công</w:t>
      </w:r>
      <w:proofErr w:type="spellEnd"/>
      <w:r>
        <w:rPr>
          <w:b/>
          <w:color w:val="000000"/>
          <w:highlight w:val="white"/>
        </w:rPr>
        <w:t xml:space="preserve"> ty)                </w:t>
      </w:r>
      <w:r>
        <w:rPr>
          <w:color w:val="000000"/>
          <w:highlight w:val="white"/>
        </w:rPr>
        <w:br/>
        <w:t> </w:t>
      </w:r>
      <w:r>
        <w:rPr>
          <w:color w:val="000000"/>
          <w:highlight w:val="white"/>
        </w:rPr>
        <w:br/>
        <w:t> </w:t>
      </w:r>
      <w:r>
        <w:rPr>
          <w:color w:val="000000"/>
          <w:highlight w:val="white"/>
        </w:rPr>
        <w:br/>
        <w:t> </w:t>
      </w:r>
      <w:r>
        <w:rPr>
          <w:color w:val="000000"/>
          <w:highlight w:val="white"/>
        </w:rPr>
        <w:br/>
      </w:r>
      <w:r>
        <w:rPr>
          <w:b/>
          <w:color w:val="000000"/>
          <w:highlight w:val="white"/>
        </w:rPr>
        <w:t>                </w:t>
      </w:r>
    </w:p>
    <w:sectPr w:rsidR="00A61BF1" w:rsidRPr="009F56F3" w:rsidSect="00C11C44">
      <w:headerReference w:type="default" r:id="rId8"/>
      <w:footerReference w:type="default" r:id="rId9"/>
      <w:pgSz w:w="11906" w:h="16838"/>
      <w:pgMar w:top="1138" w:right="707" w:bottom="1125" w:left="709" w:header="2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1E7B3" w14:textId="77777777" w:rsidR="004B2909" w:rsidRDefault="004B2909">
      <w:pPr>
        <w:spacing w:line="240" w:lineRule="auto"/>
        <w:ind w:left="0" w:hanging="2"/>
      </w:pPr>
      <w:r>
        <w:separator/>
      </w:r>
    </w:p>
  </w:endnote>
  <w:endnote w:type="continuationSeparator" w:id="0">
    <w:p w14:paraId="080CEB0F" w14:textId="77777777" w:rsidR="004B2909" w:rsidRDefault="004B290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9716FB8-F16E-4919-8B9C-B18CBB62D3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FA0B35C-06B3-4849-9CAA-052D4C50C431}"/>
    <w:embedItalic r:id="rId3" w:fontKey="{46473562-2410-4FD1-8573-9354B9B476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D33489C-C476-4EE8-8A98-8AB4F5F15CE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F02AE56C-3864-4BEA-9923-723415AC8F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A7635E0-A1AE-4D26-AB18-05D3CC3964A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A767827F-3C1D-4327-9831-8277869DCC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B4AA" w14:textId="01CB0550" w:rsidR="00A61BF1" w:rsidRDefault="00A578F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left" w:pos="8370"/>
        <w:tab w:val="right" w:pos="9977"/>
      </w:tabs>
      <w:spacing w:line="240" w:lineRule="auto"/>
      <w:ind w:left="0" w:hanging="2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362FE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14:paraId="09AAD56C" w14:textId="77777777" w:rsidR="00A61BF1" w:rsidRDefault="00A61BF1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C31C7" w14:textId="77777777" w:rsidR="004B2909" w:rsidRDefault="004B2909">
      <w:pPr>
        <w:spacing w:line="240" w:lineRule="auto"/>
        <w:ind w:left="0" w:hanging="2"/>
      </w:pPr>
      <w:r>
        <w:separator/>
      </w:r>
    </w:p>
  </w:footnote>
  <w:footnote w:type="continuationSeparator" w:id="0">
    <w:p w14:paraId="1E9C2169" w14:textId="77777777" w:rsidR="004B2909" w:rsidRDefault="004B290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6"/>
      <w:id w:val="-343393719"/>
    </w:sdtPr>
    <w:sdtContent>
      <w:p w14:paraId="356C9AE3" w14:textId="77777777" w:rsidR="00A61BF1" w:rsidRDefault="00000000">
        <w:pPr>
          <w:ind w:left="0" w:hanging="2"/>
          <w:rPr>
            <w:ins w:id="4" w:author="Thy Nguyen" w:date="2023-11-08T02:34:00Z"/>
            <w:color w:val="000000"/>
          </w:rPr>
        </w:pPr>
        <w:sdt>
          <w:sdtPr>
            <w:tag w:val="goog_rdk_5"/>
            <w:id w:val="-1797830079"/>
          </w:sdtPr>
          <w:sdtContent/>
        </w:sdt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BF1"/>
    <w:rsid w:val="00027308"/>
    <w:rsid w:val="00103837"/>
    <w:rsid w:val="00332AC4"/>
    <w:rsid w:val="00341C58"/>
    <w:rsid w:val="0037681C"/>
    <w:rsid w:val="003B0A30"/>
    <w:rsid w:val="004362FE"/>
    <w:rsid w:val="004B2909"/>
    <w:rsid w:val="00560118"/>
    <w:rsid w:val="005E7D47"/>
    <w:rsid w:val="006E573B"/>
    <w:rsid w:val="006E7272"/>
    <w:rsid w:val="006F4E5B"/>
    <w:rsid w:val="00703F5C"/>
    <w:rsid w:val="00876B95"/>
    <w:rsid w:val="008B2002"/>
    <w:rsid w:val="009223BF"/>
    <w:rsid w:val="00963CC9"/>
    <w:rsid w:val="009D0393"/>
    <w:rsid w:val="009F56F3"/>
    <w:rsid w:val="00A578FC"/>
    <w:rsid w:val="00A61BF1"/>
    <w:rsid w:val="00B60DC3"/>
    <w:rsid w:val="00B83CCD"/>
    <w:rsid w:val="00BB42FC"/>
    <w:rsid w:val="00C11C44"/>
    <w:rsid w:val="00C30CE7"/>
    <w:rsid w:val="00C9681B"/>
    <w:rsid w:val="00EA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DE6AC"/>
  <w15:docId w15:val="{FE207A32-A78E-4100-9A08-28A0CA687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GB" w:eastAsia="en-GB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en-US"/>
    </w:rPr>
  </w:style>
  <w:style w:type="paragraph" w:styleId="Footer">
    <w:name w:val="footer"/>
    <w:basedOn w:val="Normal"/>
  </w:style>
  <w:style w:type="character" w:customStyle="1" w:styleId="FooterChar">
    <w:name w:val="Footer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val="en-GB" w:eastAsia="en-GB"/>
    </w:rPr>
  </w:style>
  <w:style w:type="paragraph" w:styleId="Header">
    <w:name w:val="header"/>
    <w:basedOn w:val="Normal"/>
    <w:qFormat/>
  </w:style>
  <w:style w:type="character" w:customStyle="1" w:styleId="HeaderChar">
    <w:name w:val="Header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val="en-GB" w:eastAsia="en-GB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GB" w:eastAsia="en-GB"/>
    </w:rPr>
  </w:style>
  <w:style w:type="table" w:styleId="TableGrid">
    <w:name w:val="Table Grid"/>
    <w:basedOn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GB" w:eastAsia="en-GB" w:bidi="ar-SA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UNJA0gXS5mbck6kfLVkXqdfSLbg==">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9</Pages>
  <Words>2975</Words>
  <Characters>16961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Việt Hoàng</cp:lastModifiedBy>
  <cp:revision>7</cp:revision>
  <dcterms:created xsi:type="dcterms:W3CDTF">2026-01-16T10:46:00Z</dcterms:created>
  <dcterms:modified xsi:type="dcterms:W3CDTF">2026-01-22T07:59:00Z</dcterms:modified>
</cp:coreProperties>
</file>